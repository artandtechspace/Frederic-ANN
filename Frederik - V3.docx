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0E120F" w14:textId="77777777" w:rsidR="00F506F1" w:rsidRDefault="00F506F1"/>
    <w:p w14:paraId="01D7B04B" w14:textId="77777777" w:rsidR="00F506F1" w:rsidRDefault="007E06A3">
      <w:pPr>
        <w:widowControl w:val="0"/>
        <w:spacing w:line="240" w:lineRule="auto"/>
        <w:ind w:left="284" w:right="567" w:hanging="284"/>
        <w:jc w:val="center"/>
        <w:rPr>
          <w:b/>
          <w:color w:val="000000"/>
          <w:sz w:val="48"/>
          <w:szCs w:val="48"/>
        </w:rPr>
      </w:pPr>
      <w:r>
        <w:rPr>
          <w:b/>
          <w:sz w:val="48"/>
          <w:szCs w:val="48"/>
        </w:rPr>
        <w:t>Frederik</w:t>
      </w:r>
    </w:p>
    <w:p w14:paraId="4A92D927" w14:textId="77777777" w:rsidR="00F506F1" w:rsidRDefault="00F506F1"/>
    <w:p w14:paraId="7EA197F1" w14:textId="77777777" w:rsidR="00F506F1" w:rsidRDefault="00F506F1"/>
    <w:p w14:paraId="184EE32D" w14:textId="77777777" w:rsidR="00F506F1" w:rsidRDefault="00F506F1"/>
    <w:p w14:paraId="256DFB1C" w14:textId="77777777" w:rsidR="00F506F1" w:rsidRDefault="007E06A3">
      <w:r>
        <w:rPr>
          <w:noProof/>
        </w:rPr>
        <mc:AlternateContent>
          <mc:Choice Requires="wpg">
            <w:drawing>
              <wp:anchor distT="0" distB="0" distL="114300" distR="114300" simplePos="0" relativeHeight="24" behindDoc="0" locked="0" layoutInCell="0" allowOverlap="1" wp14:anchorId="6AC28CAA" wp14:editId="449B39A3">
                <wp:simplePos x="0" y="0"/>
                <wp:positionH relativeFrom="column">
                  <wp:posOffset>-3810</wp:posOffset>
                </wp:positionH>
                <wp:positionV relativeFrom="paragraph">
                  <wp:posOffset>280670</wp:posOffset>
                </wp:positionV>
                <wp:extent cx="5391150" cy="3028950"/>
                <wp:effectExtent l="0" t="0" r="0" b="0"/>
                <wp:wrapSquare wrapText="bothSides"/>
                <wp:docPr id="1" name="Gruppieren 12"/>
                <wp:cNvGraphicFramePr/>
                <a:graphic xmlns:a="http://schemas.openxmlformats.org/drawingml/2006/main">
                  <a:graphicData uri="http://schemas.microsoft.com/office/word/2010/wordprocessingGroup">
                    <wpg:wgp>
                      <wpg:cNvGrpSpPr/>
                      <wpg:grpSpPr>
                        <a:xfrm>
                          <a:off x="0" y="0"/>
                          <a:ext cx="5391000" cy="3029040"/>
                          <a:chOff x="0" y="0"/>
                          <a:chExt cx="5391000" cy="3029040"/>
                        </a:xfrm>
                      </wpg:grpSpPr>
                      <pic:pic xmlns:pic="http://schemas.openxmlformats.org/drawingml/2006/picture">
                        <pic:nvPicPr>
                          <pic:cNvPr id="2" name="image2.png" descr="calculator-695084_1280"/>
                          <pic:cNvPicPr/>
                        </pic:nvPicPr>
                        <pic:blipFill>
                          <a:blip r:embed="rId8"/>
                          <a:stretch/>
                        </pic:blipFill>
                        <pic:spPr>
                          <a:xfrm>
                            <a:off x="0" y="0"/>
                            <a:ext cx="5391000" cy="3029040"/>
                          </a:xfrm>
                          <a:prstGeom prst="rect">
                            <a:avLst/>
                          </a:prstGeom>
                          <a:ln w="0">
                            <a:noFill/>
                          </a:ln>
                        </pic:spPr>
                      </pic:pic>
                      <wps:wsp>
                        <wps:cNvPr id="3" name="Textfeld 10"/>
                        <wps:cNvSpPr/>
                        <wps:spPr>
                          <a:xfrm>
                            <a:off x="2400480" y="1953360"/>
                            <a:ext cx="2224440" cy="363240"/>
                          </a:xfrm>
                          <a:prstGeom prst="rect">
                            <a:avLst/>
                          </a:prstGeom>
                          <a:solidFill>
                            <a:srgbClr val="9BBB59"/>
                          </a:solidFill>
                          <a:ln>
                            <a:solidFill>
                              <a:srgbClr val="728A41"/>
                            </a:solidFill>
                            <a:round/>
                          </a:ln>
                        </wps:spPr>
                        <wps:style>
                          <a:lnRef idx="2">
                            <a:schemeClr val="accent3">
                              <a:shade val="50000"/>
                            </a:schemeClr>
                          </a:lnRef>
                          <a:fillRef idx="1">
                            <a:schemeClr val="accent3"/>
                          </a:fillRef>
                          <a:effectRef idx="0">
                            <a:schemeClr val="accent3"/>
                          </a:effectRef>
                          <a:fontRef idx="minor"/>
                        </wps:style>
                        <wps:txbx>
                          <w:txbxContent>
                            <w:p w14:paraId="1958AE2C" w14:textId="77777777" w:rsidR="00F506F1" w:rsidRDefault="007E06A3">
                              <w:pPr>
                                <w:jc w:val="center"/>
                              </w:pPr>
                              <w:r>
                                <w:t>Bilder austauschen</w:t>
                              </w:r>
                            </w:p>
                          </w:txbxContent>
                        </wps:txbx>
                        <wps:bodyPr anchor="t">
                          <a:noAutofit/>
                        </wps:bodyPr>
                      </wps:wsp>
                    </wpg:wgp>
                  </a:graphicData>
                </a:graphic>
              </wp:anchor>
            </w:drawing>
          </mc:Choice>
          <mc:Fallback>
            <w:pict>
              <v:group w14:anchorId="6AC28CAA" id="Gruppieren 12" o:spid="_x0000_s1026" style="position:absolute;margin-left:-.3pt;margin-top:22.1pt;width:424.5pt;height:238.5pt;z-index:24" coordsize="53910,302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s1027" type="#_x0000_t75" alt="calculator-695084_1280" style="position:absolute;width:53910;height:302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" strokeweight="0">
                  <v:imagedata r:id="rId9" o:title="calculator-695084_1280"/>
                </v:shape>
                <v:rect id="Textfeld 10" o:spid="_x0000_s1028" style="position:absolute;left:24004;top:19533;width:22245;height:36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" fillcolor="#9bbb59" strokecolor="#728a41" strokeweight="2pt">
                  <v:stroke joinstyle="round"/>
                  <v:textbox>
                    <w:txbxContent>
                      <w:p w14:paraId="1958AE2C" w14:textId="77777777" w:rsidR="00F506F1" w:rsidRDefault="007E06A3">
                        <w:pPr>
                          <w:jc w:val="center"/>
                        </w:pPr>
                        <w:r>
                          <w:t>Bilder austauschen</w:t>
                        </w:r>
                      </w:p>
                    </w:txbxContent>
                  </v:textbox>
                </v:rect>
                <w10:wrap type="square"/>
              </v:group>
            </w:pict>
          </mc:Fallback>
        </mc:AlternateContent>
      </w:r>
    </w:p>
    <w:p w14:paraId="074718C6" w14:textId="77777777" w:rsidR="00F506F1" w:rsidRDefault="00F506F1"/>
    <w:p w14:paraId="4D8E0EDD" w14:textId="77777777" w:rsidR="00F506F1" w:rsidRDefault="00F506F1"/>
    <w:p w14:paraId="5DDD1132" w14:textId="77777777" w:rsidR="00F506F1" w:rsidRDefault="00F506F1"/>
    <w:p w14:paraId="04E98E00" w14:textId="77777777" w:rsidR="00F506F1" w:rsidRDefault="007E06A3">
      <w:r>
        <w:t>Mike Stellmacher</w:t>
      </w:r>
    </w:p>
    <w:p w14:paraId="0EF93985" w14:textId="77777777" w:rsidR="00F506F1" w:rsidRDefault="00F506F1"/>
    <w:p w14:paraId="0A205A8B" w14:textId="77777777" w:rsidR="00F506F1" w:rsidRDefault="007E06A3">
      <w:r>
        <w:t>Berufskolleg Rheine / Projektlabor</w:t>
      </w:r>
    </w:p>
    <w:p w14:paraId="163E34F4" w14:textId="77777777" w:rsidR="00F506F1" w:rsidRDefault="007E06A3">
      <w:r>
        <w:t>Betreuung: Berthold Sommer</w:t>
      </w:r>
      <w:r>
        <w:br w:type="page"/>
      </w:r>
    </w:p>
    <w:p w14:paraId="6B823FCB" w14:textId="77777777" w:rsidR="00F506F1" w:rsidRDefault="007E06A3">
      <w:r>
        <w:rPr>
          <w:noProof/>
        </w:rPr>
        <w:lastRenderedPageBreak/>
        <mc:AlternateContent>
          <mc:Choice Requires="wps">
            <w:drawing>
              <wp:anchor distT="0" distB="0" distL="0" distR="0" simplePos="0" relativeHeight="16" behindDoc="0" locked="0" layoutInCell="1" allowOverlap="1" wp14:anchorId="11FF00ED" wp14:editId="7ED34E59">
                <wp:simplePos x="0" y="0"/>
                <wp:positionH relativeFrom="column">
                  <wp:posOffset>5181600</wp:posOffset>
                </wp:positionH>
                <wp:positionV relativeFrom="paragraph">
                  <wp:posOffset>1206500</wp:posOffset>
                </wp:positionV>
                <wp:extent cx="1076325" cy="742950"/>
                <wp:effectExtent l="5715" t="5080" r="4445" b="5080"/>
                <wp:wrapNone/>
                <wp:docPr id="4" name="Rechteck 3"/>
                <wp:cNvGraphicFramePr/>
                <a:graphic xmlns:a="http://schemas.openxmlformats.org/drawingml/2006/main">
                  <a:graphicData uri="http://schemas.microsoft.com/office/word/2010/wordprocessingShape">
                    <wps:wsp>
                      <wps:cNvSpPr/>
                      <wps:spPr>
                        <a:xfrm>
                          <a:off x="0" y="0"/>
                          <a:ext cx="1076400" cy="743040"/>
                        </a:xfrm>
                        <a:prstGeom prst="rect">
                          <a:avLst/>
                        </a:prstGeom>
                        <a:solidFill>
                          <a:srgbClr val="FFFFFF"/>
                        </a:solidFill>
                        <a:ln w="9525">
                          <a:solidFill>
                            <a:srgbClr val="FFFFFF"/>
                          </a:solidFill>
                          <a:miter/>
                        </a:ln>
                      </wps:spPr>
                      <wps:style>
                        <a:lnRef idx="0">
                          <a:scrgbClr r="0" g="0" b="0"/>
                        </a:lnRef>
                        <a:fillRef idx="0">
                          <a:scrgbClr r="0" g="0" b="0"/>
                        </a:fillRef>
                        <a:effectRef idx="0">
                          <a:scrgbClr r="0" g="0" b="0"/>
                        </a:effectRef>
                        <a:fontRef idx="minor"/>
                      </wps:style>
                      <wps:txbx>
                        <w:txbxContent>
                          <w:p w14:paraId="7ED2439D" w14:textId="77777777" w:rsidR="00F506F1" w:rsidRDefault="00F506F1">
                            <w:pPr>
                              <w:pStyle w:val="Rahmeninhalt"/>
                              <w:spacing w:after="0" w:line="240" w:lineRule="auto"/>
                            </w:pPr>
                          </w:p>
                        </w:txbxContent>
                      </wps:txbx>
                      <wps:bodyPr tIns="91440" bIns="91440" anchor="ctr">
                        <a:noAutofit/>
                      </wps:bodyPr>
                    </wps:wsp>
                  </a:graphicData>
                </a:graphic>
              </wp:anchor>
            </w:drawing>
          </mc:Choice>
          <mc:Fallback>
            <w:pict>
              <v:rect w14:anchorId="11FF00ED" id="Rechteck 3" o:spid="_x0000_s1029" style="position:absolute;margin-left:408pt;margin-top:95pt;width:84.75pt;height:58.5pt;z-index: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" strokecolor="white">
                <v:textbox inset=",7.2pt,,7.2pt">
                  <w:txbxContent>
                    <w:p w14:paraId="7ED2439D" w14:textId="77777777" w:rsidR="00F506F1" w:rsidRDefault="00F506F1">
                      <w:pPr>
                        <w:pStyle w:val="Rahmeninhalt"/>
                        <w:spacing w:after="0" w:line="240" w:lineRule="auto"/>
                      </w:pPr>
                    </w:p>
                  </w:txbxContent>
                </v:textbox>
              </v:rect>
            </w:pict>
          </mc:Fallback>
        </mc:AlternateContent>
      </w:r>
    </w:p>
    <w:p w14:paraId="7ED62FB3" w14:textId="77777777" w:rsidR="00F506F1" w:rsidRDefault="00F506F1"/>
    <w:p w14:paraId="79F0E806" w14:textId="77777777" w:rsidR="00F506F1" w:rsidRDefault="007E06A3">
      <w:pPr>
        <w:rPr>
          <w:b/>
          <w:sz w:val="28"/>
          <w:szCs w:val="28"/>
        </w:rPr>
      </w:pPr>
      <w:r>
        <w:rPr>
          <w:b/>
          <w:sz w:val="28"/>
          <w:szCs w:val="28"/>
        </w:rPr>
        <w:t>Kurzfassung</w:t>
      </w:r>
    </w:p>
    <w:p w14:paraId="2A023414" w14:textId="77777777" w:rsidR="00F506F1" w:rsidRDefault="007E06A3">
      <w:pPr>
        <w:rPr>
          <w:sz w:val="20"/>
        </w:rPr>
      </w:pPr>
      <w:r>
        <w:rPr>
          <w:sz w:val="20"/>
        </w:rPr>
        <w:t xml:space="preserve">KI ist ein hochaktuelles Thema mit großem Innovationspotenzial. In Gesellschaft, Wirtschaft, Technik und Forschung </w:t>
      </w:r>
      <w:r>
        <w:rPr>
          <w:sz w:val="20"/>
        </w:rPr>
        <w:t>sorgt KI für eine Revolution. Die technischen Grenzen sind dabei durch Hardwarelimitierungen gegeben. In meinem Projekt habe ich mir die Frage gestellt, ob eine KI unbedingt nur als Softwaresystem realisiert werden muss.</w:t>
      </w:r>
    </w:p>
    <w:p w14:paraId="3194AD85" w14:textId="77777777" w:rsidR="00F506F1" w:rsidRDefault="00F506F1">
      <w:pPr>
        <w:rPr>
          <w:sz w:val="20"/>
        </w:rPr>
      </w:pPr>
    </w:p>
    <w:p w14:paraId="2FD1A162" w14:textId="77777777" w:rsidR="00F506F1" w:rsidRDefault="007E06A3">
      <w:pPr>
        <w:rPr>
          <w:sz w:val="20"/>
        </w:rPr>
      </w:pPr>
      <w:r>
        <w:rPr>
          <w:sz w:val="20"/>
        </w:rPr>
        <w:t>In meinem Projekt versuche ich ein</w:t>
      </w:r>
      <w:r>
        <w:rPr>
          <w:sz w:val="20"/>
        </w:rPr>
        <w:t>e KI aus analogen Bausteinen als Alternative zu einem rein digitalen System aufzubauen. Als wesentliche Komponenten verwende ich Operationsverstärker und digitale Potentiometer, mit denen ich die ausführende Funktion meiner KI diskret aufbaue. Zum Trainier</w:t>
      </w:r>
      <w:r>
        <w:rPr>
          <w:sz w:val="20"/>
        </w:rPr>
        <w:t>en der KI verwende ich klassisches maschinelles Lernen, für welches ich ein spezielles Interface entwickle.</w:t>
      </w:r>
    </w:p>
    <w:p w14:paraId="1828ECD1" w14:textId="77777777" w:rsidR="00F506F1" w:rsidRDefault="00F506F1"/>
    <w:p w14:paraId="7511DAF3" w14:textId="77777777" w:rsidR="00F506F1" w:rsidRDefault="007E06A3">
      <w:pPr>
        <w:rPr>
          <w:i/>
          <w:u w:val="single"/>
        </w:rPr>
      </w:pPr>
      <w:r>
        <w:rPr>
          <w:i/>
          <w:u w:val="single"/>
        </w:rPr>
        <w:t>Eine kleine Skizze, welche die Wirkzusammenhänge darstellt, kommt hier recht gut. Oder eine Bild von eurem Projekt.</w:t>
      </w:r>
    </w:p>
    <w:p w14:paraId="490991FD" w14:textId="77777777" w:rsidR="00F506F1" w:rsidRDefault="00F506F1"/>
    <w:p w14:paraId="0F327E8A" w14:textId="77777777" w:rsidR="00F506F1" w:rsidRDefault="007E06A3">
      <w:r>
        <w:br w:type="page"/>
      </w:r>
    </w:p>
    <w:p w14:paraId="1F2D2FA1" w14:textId="77777777" w:rsidR="00F506F1" w:rsidRDefault="007E06A3">
      <w:r>
        <w:rPr>
          <w:noProof/>
        </w:rPr>
        <w:lastRenderedPageBreak/>
        <mc:AlternateContent>
          <mc:Choice Requires="wps">
            <w:drawing>
              <wp:anchor distT="0" distB="0" distL="0" distR="0" simplePos="0" relativeHeight="20" behindDoc="0" locked="0" layoutInCell="1" allowOverlap="1" wp14:anchorId="0B71ACC3" wp14:editId="22FD7535">
                <wp:simplePos x="0" y="0"/>
                <wp:positionH relativeFrom="column">
                  <wp:posOffset>5054600</wp:posOffset>
                </wp:positionH>
                <wp:positionV relativeFrom="paragraph">
                  <wp:posOffset>1092200</wp:posOffset>
                </wp:positionV>
                <wp:extent cx="1076325" cy="742950"/>
                <wp:effectExtent l="5715" t="5080" r="4445" b="5080"/>
                <wp:wrapNone/>
                <wp:docPr id="5" name="Rechteck 1"/>
                <wp:cNvGraphicFramePr/>
                <a:graphic xmlns:a="http://schemas.openxmlformats.org/drawingml/2006/main">
                  <a:graphicData uri="http://schemas.microsoft.com/office/word/2010/wordprocessingShape">
                    <wps:wsp>
                      <wps:cNvSpPr/>
                      <wps:spPr>
                        <a:xfrm>
                          <a:off x="0" y="0"/>
                          <a:ext cx="1076400" cy="743040"/>
                        </a:xfrm>
                        <a:prstGeom prst="rect">
                          <a:avLst/>
                        </a:prstGeom>
                        <a:solidFill>
                          <a:srgbClr val="FFFFFF"/>
                        </a:solidFill>
                        <a:ln w="9525">
                          <a:solidFill>
                            <a:srgbClr val="FFFFFF"/>
                          </a:solidFill>
                          <a:miter/>
                        </a:ln>
                      </wps:spPr>
                      <wps:style>
                        <a:lnRef idx="0">
                          <a:scrgbClr r="0" g="0" b="0"/>
                        </a:lnRef>
                        <a:fillRef idx="0">
                          <a:scrgbClr r="0" g="0" b="0"/>
                        </a:fillRef>
                        <a:effectRef idx="0">
                          <a:scrgbClr r="0" g="0" b="0"/>
                        </a:effectRef>
                        <a:fontRef idx="minor"/>
                      </wps:style>
                      <wps:txbx>
                        <w:txbxContent>
                          <w:p w14:paraId="2F2C1952" w14:textId="77777777" w:rsidR="00F506F1" w:rsidRDefault="00F506F1">
                            <w:pPr>
                              <w:pStyle w:val="Rahmeninhalt"/>
                              <w:spacing w:after="0" w:line="240" w:lineRule="auto"/>
                            </w:pPr>
                          </w:p>
                        </w:txbxContent>
                      </wps:txbx>
                      <wps:bodyPr tIns="91440" bIns="91440" anchor="ctr">
                        <a:noAutofit/>
                      </wps:bodyPr>
                    </wps:wsp>
                  </a:graphicData>
                </a:graphic>
              </wp:anchor>
            </w:drawing>
          </mc:Choice>
          <mc:Fallback>
            <w:pict>
              <v:rect w14:anchorId="0B71ACC3" id="Rechteck 1" o:spid="_x0000_s1030" style="position:absolute;margin-left:398pt;margin-top:86pt;width:84.75pt;height:58.5pt;z-index: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" strokecolor="white">
                <v:textbox inset=",7.2pt,,7.2pt">
                  <w:txbxContent>
                    <w:p w14:paraId="2F2C1952" w14:textId="77777777" w:rsidR="00F506F1" w:rsidRDefault="00F506F1">
                      <w:pPr>
                        <w:pStyle w:val="Rahmeninhalt"/>
                        <w:spacing w:after="0" w:line="240" w:lineRule="auto"/>
                      </w:pPr>
                    </w:p>
                  </w:txbxContent>
                </v:textbox>
              </v:rect>
            </w:pict>
          </mc:Fallback>
        </mc:AlternateContent>
      </w:r>
    </w:p>
    <w:p w14:paraId="2388EF82" w14:textId="77777777" w:rsidR="00F506F1" w:rsidRDefault="007E06A3">
      <w:pPr>
        <w:rPr>
          <w:b/>
        </w:rPr>
      </w:pPr>
      <w:r>
        <w:rPr>
          <w:b/>
        </w:rPr>
        <w:t>Inhaltverzeichnis</w:t>
      </w:r>
    </w:p>
    <w:p w14:paraId="575914A8" w14:textId="77777777" w:rsidR="00F506F1" w:rsidRDefault="00F506F1">
      <w:pPr>
        <w:tabs>
          <w:tab w:val="left" w:pos="851"/>
          <w:tab w:val="left" w:pos="6096"/>
        </w:tabs>
        <w:ind w:left="142" w:right="2409"/>
      </w:pPr>
    </w:p>
    <w:sdt>
      <w:sdtPr>
        <w:id w:val="1836570263"/>
        <w:docPartObj>
          <w:docPartGallery w:val="Table of Contents"/>
          <w:docPartUnique/>
        </w:docPartObj>
      </w:sdtPr>
      <w:sdtEndPr/>
      <w:sdtContent>
        <w:p w14:paraId="583EFE98" w14:textId="43B30FBD" w:rsidR="006C38CE" w:rsidRDefault="007E06A3">
          <w:pPr>
            <w:pStyle w:val="Verzeichnis1"/>
            <w:tabs>
              <w:tab w:val="left" w:pos="480"/>
              <w:tab w:val="right" w:pos="8495"/>
            </w:tabs>
            <w:rPr>
              <w:rFonts w:asciiTheme="minorHAnsi" w:eastAsiaTheme="minorEastAsia" w:hAnsiTheme="minorHAnsi" w:cstheme="minorBidi"/>
              <w:noProof/>
              <w:kern w:val="2"/>
              <w14:ligatures w14:val="standardContextual"/>
            </w:rPr>
          </w:pPr>
          <w:r>
            <w:fldChar w:fldCharType="begin"/>
          </w:r>
          <w:r>
            <w:rPr>
              <w:rStyle w:val="Verzeichnissprung"/>
              <w:webHidden/>
            </w:rPr>
            <w:instrText xml:space="preserve"> TOC \z \o "1-9" \u \h</w:instrText>
          </w:r>
          <w:r>
            <w:rPr>
              <w:rStyle w:val="Verzeichnissprung"/>
            </w:rPr>
            <w:fldChar w:fldCharType="separate"/>
          </w:r>
          <w:hyperlink w:anchor="_Toc187789637" w:history="1">
            <w:r w:rsidR="006C38CE" w:rsidRPr="00524C09">
              <w:rPr>
                <w:rStyle w:val="Hyperlink"/>
                <w:noProof/>
              </w:rPr>
              <w:t>1.</w:t>
            </w:r>
            <w:r w:rsidR="006C38CE">
              <w:rPr>
                <w:rFonts w:asciiTheme="minorHAnsi" w:eastAsiaTheme="minorEastAsia" w:hAnsiTheme="minorHAnsi" w:cstheme="minorBidi"/>
                <w:noProof/>
                <w:kern w:val="2"/>
                <w14:ligatures w14:val="standardContextual"/>
              </w:rPr>
              <w:tab/>
            </w:r>
            <w:r w:rsidR="006C38CE" w:rsidRPr="00524C09">
              <w:rPr>
                <w:rStyle w:val="Hyperlink"/>
                <w:noProof/>
              </w:rPr>
              <w:t>Idee</w:t>
            </w:r>
            <w:r w:rsidR="006C38CE">
              <w:rPr>
                <w:noProof/>
                <w:webHidden/>
              </w:rPr>
              <w:tab/>
            </w:r>
            <w:r w:rsidR="006C38CE">
              <w:rPr>
                <w:noProof/>
                <w:webHidden/>
              </w:rPr>
              <w:fldChar w:fldCharType="begin"/>
            </w:r>
            <w:r w:rsidR="006C38CE">
              <w:rPr>
                <w:noProof/>
                <w:webHidden/>
              </w:rPr>
              <w:instrText xml:space="preserve"> PAGEREF _Toc187789637 \h </w:instrText>
            </w:r>
            <w:r w:rsidR="006C38CE">
              <w:rPr>
                <w:noProof/>
                <w:webHidden/>
              </w:rPr>
            </w:r>
            <w:r w:rsidR="006C38CE">
              <w:rPr>
                <w:noProof/>
                <w:webHidden/>
              </w:rPr>
              <w:fldChar w:fldCharType="separate"/>
            </w:r>
            <w:r w:rsidR="006C38CE">
              <w:rPr>
                <w:noProof/>
                <w:webHidden/>
              </w:rPr>
              <w:t>1</w:t>
            </w:r>
            <w:r w:rsidR="006C38CE">
              <w:rPr>
                <w:noProof/>
                <w:webHidden/>
              </w:rPr>
              <w:fldChar w:fldCharType="end"/>
            </w:r>
          </w:hyperlink>
        </w:p>
        <w:p w14:paraId="03B9FD2A" w14:textId="37FBC859" w:rsidR="006C38CE" w:rsidRDefault="007E06A3">
          <w:pPr>
            <w:pStyle w:val="Verzeichnis1"/>
            <w:tabs>
              <w:tab w:val="left" w:pos="480"/>
              <w:tab w:val="right" w:pos="8495"/>
            </w:tabs>
            <w:rPr>
              <w:rFonts w:asciiTheme="minorHAnsi" w:eastAsiaTheme="minorEastAsia" w:hAnsiTheme="minorHAnsi" w:cstheme="minorBidi"/>
              <w:noProof/>
              <w:kern w:val="2"/>
              <w14:ligatures w14:val="standardContextual"/>
            </w:rPr>
          </w:pPr>
          <w:hyperlink w:anchor="_Toc187789638" w:history="1">
            <w:r w:rsidR="006C38CE" w:rsidRPr="00524C09">
              <w:rPr>
                <w:rStyle w:val="Hyperlink"/>
                <w:noProof/>
              </w:rPr>
              <w:t>2.</w:t>
            </w:r>
            <w:r w:rsidR="006C38CE">
              <w:rPr>
                <w:rFonts w:asciiTheme="minorHAnsi" w:eastAsiaTheme="minorEastAsia" w:hAnsiTheme="minorHAnsi" w:cstheme="minorBidi"/>
                <w:noProof/>
                <w:kern w:val="2"/>
                <w14:ligatures w14:val="standardContextual"/>
              </w:rPr>
              <w:tab/>
            </w:r>
            <w:r w:rsidR="006C38CE" w:rsidRPr="00524C09">
              <w:rPr>
                <w:rStyle w:val="Hyperlink"/>
                <w:noProof/>
              </w:rPr>
              <w:t>Motivation</w:t>
            </w:r>
            <w:r w:rsidR="006C38CE">
              <w:rPr>
                <w:noProof/>
                <w:webHidden/>
              </w:rPr>
              <w:tab/>
            </w:r>
            <w:r w:rsidR="006C38CE">
              <w:rPr>
                <w:noProof/>
                <w:webHidden/>
              </w:rPr>
              <w:fldChar w:fldCharType="begin"/>
            </w:r>
            <w:r w:rsidR="006C38CE">
              <w:rPr>
                <w:noProof/>
                <w:webHidden/>
              </w:rPr>
              <w:instrText xml:space="preserve"> PAGEREF _Toc187789638 \h </w:instrText>
            </w:r>
            <w:r w:rsidR="006C38CE">
              <w:rPr>
                <w:noProof/>
                <w:webHidden/>
              </w:rPr>
            </w:r>
            <w:r w:rsidR="006C38CE">
              <w:rPr>
                <w:noProof/>
                <w:webHidden/>
              </w:rPr>
              <w:fldChar w:fldCharType="separate"/>
            </w:r>
            <w:r w:rsidR="006C38CE">
              <w:rPr>
                <w:noProof/>
                <w:webHidden/>
              </w:rPr>
              <w:t>1</w:t>
            </w:r>
            <w:r w:rsidR="006C38CE">
              <w:rPr>
                <w:noProof/>
                <w:webHidden/>
              </w:rPr>
              <w:fldChar w:fldCharType="end"/>
            </w:r>
          </w:hyperlink>
        </w:p>
        <w:p w14:paraId="1131F5F9" w14:textId="7DC55E36" w:rsidR="006C38CE" w:rsidRDefault="007E06A3">
          <w:pPr>
            <w:pStyle w:val="Verzeichnis1"/>
            <w:tabs>
              <w:tab w:val="left" w:pos="480"/>
              <w:tab w:val="right" w:pos="8495"/>
            </w:tabs>
            <w:rPr>
              <w:rFonts w:asciiTheme="minorHAnsi" w:eastAsiaTheme="minorEastAsia" w:hAnsiTheme="minorHAnsi" w:cstheme="minorBidi"/>
              <w:noProof/>
              <w:kern w:val="2"/>
              <w14:ligatures w14:val="standardContextual"/>
            </w:rPr>
          </w:pPr>
          <w:hyperlink w:anchor="_Toc187789639" w:history="1">
            <w:r w:rsidR="006C38CE" w:rsidRPr="00524C09">
              <w:rPr>
                <w:rStyle w:val="Hyperlink"/>
                <w:noProof/>
              </w:rPr>
              <w:t>3.</w:t>
            </w:r>
            <w:r w:rsidR="006C38CE">
              <w:rPr>
                <w:rFonts w:asciiTheme="minorHAnsi" w:eastAsiaTheme="minorEastAsia" w:hAnsiTheme="minorHAnsi" w:cstheme="minorBidi"/>
                <w:noProof/>
                <w:kern w:val="2"/>
                <w14:ligatures w14:val="standardContextual"/>
              </w:rPr>
              <w:tab/>
            </w:r>
            <w:r w:rsidR="006C38CE" w:rsidRPr="00524C09">
              <w:rPr>
                <w:rStyle w:val="Hyperlink"/>
                <w:noProof/>
              </w:rPr>
              <w:t>Funktionsweise eines neuronalen Netzes</w:t>
            </w:r>
            <w:r w:rsidR="006C38CE">
              <w:rPr>
                <w:noProof/>
                <w:webHidden/>
              </w:rPr>
              <w:tab/>
            </w:r>
            <w:r w:rsidR="006C38CE">
              <w:rPr>
                <w:noProof/>
                <w:webHidden/>
              </w:rPr>
              <w:fldChar w:fldCharType="begin"/>
            </w:r>
            <w:r w:rsidR="006C38CE">
              <w:rPr>
                <w:noProof/>
                <w:webHidden/>
              </w:rPr>
              <w:instrText xml:space="preserve"> PAGEREF _Toc187789639 \h </w:instrText>
            </w:r>
            <w:r w:rsidR="006C38CE">
              <w:rPr>
                <w:noProof/>
                <w:webHidden/>
              </w:rPr>
            </w:r>
            <w:r w:rsidR="006C38CE">
              <w:rPr>
                <w:noProof/>
                <w:webHidden/>
              </w:rPr>
              <w:fldChar w:fldCharType="separate"/>
            </w:r>
            <w:r w:rsidR="006C38CE">
              <w:rPr>
                <w:noProof/>
                <w:webHidden/>
              </w:rPr>
              <w:t>1</w:t>
            </w:r>
            <w:r w:rsidR="006C38CE">
              <w:rPr>
                <w:noProof/>
                <w:webHidden/>
              </w:rPr>
              <w:fldChar w:fldCharType="end"/>
            </w:r>
          </w:hyperlink>
        </w:p>
        <w:p w14:paraId="44B61066" w14:textId="753FB18E"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40" w:history="1">
            <w:r w:rsidR="006C38CE" w:rsidRPr="00524C09">
              <w:rPr>
                <w:rStyle w:val="Hyperlink"/>
                <w:noProof/>
              </w:rPr>
              <w:t>3.1.</w:t>
            </w:r>
            <w:r w:rsidR="006C38CE">
              <w:rPr>
                <w:rFonts w:asciiTheme="minorHAnsi" w:eastAsiaTheme="minorEastAsia" w:hAnsiTheme="minorHAnsi" w:cstheme="minorBidi"/>
                <w:noProof/>
                <w:kern w:val="2"/>
                <w14:ligatures w14:val="standardContextual"/>
              </w:rPr>
              <w:tab/>
            </w:r>
            <w:r w:rsidR="006C38CE" w:rsidRPr="00524C09">
              <w:rPr>
                <w:rStyle w:val="Hyperlink"/>
                <w:noProof/>
              </w:rPr>
              <w:t>Gewichtung</w:t>
            </w:r>
            <w:r w:rsidR="006C38CE">
              <w:rPr>
                <w:noProof/>
                <w:webHidden/>
              </w:rPr>
              <w:tab/>
            </w:r>
            <w:r w:rsidR="006C38CE">
              <w:rPr>
                <w:noProof/>
                <w:webHidden/>
              </w:rPr>
              <w:fldChar w:fldCharType="begin"/>
            </w:r>
            <w:r w:rsidR="006C38CE">
              <w:rPr>
                <w:noProof/>
                <w:webHidden/>
              </w:rPr>
              <w:instrText xml:space="preserve"> PAGEREF _Toc187789640 \h </w:instrText>
            </w:r>
            <w:r w:rsidR="006C38CE">
              <w:rPr>
                <w:noProof/>
                <w:webHidden/>
              </w:rPr>
            </w:r>
            <w:r w:rsidR="006C38CE">
              <w:rPr>
                <w:noProof/>
                <w:webHidden/>
              </w:rPr>
              <w:fldChar w:fldCharType="separate"/>
            </w:r>
            <w:r w:rsidR="006C38CE">
              <w:rPr>
                <w:noProof/>
                <w:webHidden/>
              </w:rPr>
              <w:t>1</w:t>
            </w:r>
            <w:r w:rsidR="006C38CE">
              <w:rPr>
                <w:noProof/>
                <w:webHidden/>
              </w:rPr>
              <w:fldChar w:fldCharType="end"/>
            </w:r>
          </w:hyperlink>
        </w:p>
        <w:p w14:paraId="179FE2B6" w14:textId="765388FD"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41" w:history="1">
            <w:r w:rsidR="006C38CE" w:rsidRPr="00524C09">
              <w:rPr>
                <w:rStyle w:val="Hyperlink"/>
                <w:noProof/>
              </w:rPr>
              <w:t>3.2.</w:t>
            </w:r>
            <w:r w:rsidR="006C38CE">
              <w:rPr>
                <w:rFonts w:asciiTheme="minorHAnsi" w:eastAsiaTheme="minorEastAsia" w:hAnsiTheme="minorHAnsi" w:cstheme="minorBidi"/>
                <w:noProof/>
                <w:kern w:val="2"/>
                <w14:ligatures w14:val="standardContextual"/>
              </w:rPr>
              <w:tab/>
            </w:r>
            <w:r w:rsidR="006C38CE" w:rsidRPr="00524C09">
              <w:rPr>
                <w:rStyle w:val="Hyperlink"/>
                <w:noProof/>
              </w:rPr>
              <w:t>Summierung</w:t>
            </w:r>
            <w:r w:rsidR="006C38CE">
              <w:rPr>
                <w:noProof/>
                <w:webHidden/>
              </w:rPr>
              <w:tab/>
            </w:r>
            <w:r w:rsidR="006C38CE">
              <w:rPr>
                <w:noProof/>
                <w:webHidden/>
              </w:rPr>
              <w:fldChar w:fldCharType="begin"/>
            </w:r>
            <w:r w:rsidR="006C38CE">
              <w:rPr>
                <w:noProof/>
                <w:webHidden/>
              </w:rPr>
              <w:instrText xml:space="preserve"> PAGEREF _Toc187789641 \h </w:instrText>
            </w:r>
            <w:r w:rsidR="006C38CE">
              <w:rPr>
                <w:noProof/>
                <w:webHidden/>
              </w:rPr>
            </w:r>
            <w:r w:rsidR="006C38CE">
              <w:rPr>
                <w:noProof/>
                <w:webHidden/>
              </w:rPr>
              <w:fldChar w:fldCharType="separate"/>
            </w:r>
            <w:r w:rsidR="006C38CE">
              <w:rPr>
                <w:noProof/>
                <w:webHidden/>
              </w:rPr>
              <w:t>1</w:t>
            </w:r>
            <w:r w:rsidR="006C38CE">
              <w:rPr>
                <w:noProof/>
                <w:webHidden/>
              </w:rPr>
              <w:fldChar w:fldCharType="end"/>
            </w:r>
          </w:hyperlink>
        </w:p>
        <w:p w14:paraId="6BC928CC" w14:textId="3A8F8FD4"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42" w:history="1">
            <w:r w:rsidR="006C38CE" w:rsidRPr="00524C09">
              <w:rPr>
                <w:rStyle w:val="Hyperlink"/>
                <w:noProof/>
              </w:rPr>
              <w:t>3.3.</w:t>
            </w:r>
            <w:r w:rsidR="006C38CE">
              <w:rPr>
                <w:rFonts w:asciiTheme="minorHAnsi" w:eastAsiaTheme="minorEastAsia" w:hAnsiTheme="minorHAnsi" w:cstheme="minorBidi"/>
                <w:noProof/>
                <w:kern w:val="2"/>
                <w14:ligatures w14:val="standardContextual"/>
              </w:rPr>
              <w:tab/>
            </w:r>
            <w:r w:rsidR="006C38CE" w:rsidRPr="00524C09">
              <w:rPr>
                <w:rStyle w:val="Hyperlink"/>
                <w:noProof/>
              </w:rPr>
              <w:t>Aktivierungsfunktion</w:t>
            </w:r>
            <w:r w:rsidR="006C38CE">
              <w:rPr>
                <w:noProof/>
                <w:webHidden/>
              </w:rPr>
              <w:tab/>
            </w:r>
            <w:r w:rsidR="006C38CE">
              <w:rPr>
                <w:noProof/>
                <w:webHidden/>
              </w:rPr>
              <w:fldChar w:fldCharType="begin"/>
            </w:r>
            <w:r w:rsidR="006C38CE">
              <w:rPr>
                <w:noProof/>
                <w:webHidden/>
              </w:rPr>
              <w:instrText xml:space="preserve"> PAGEREF _Toc187789642 \h </w:instrText>
            </w:r>
            <w:r w:rsidR="006C38CE">
              <w:rPr>
                <w:noProof/>
                <w:webHidden/>
              </w:rPr>
            </w:r>
            <w:r w:rsidR="006C38CE">
              <w:rPr>
                <w:noProof/>
                <w:webHidden/>
              </w:rPr>
              <w:fldChar w:fldCharType="separate"/>
            </w:r>
            <w:r w:rsidR="006C38CE">
              <w:rPr>
                <w:noProof/>
                <w:webHidden/>
              </w:rPr>
              <w:t>1</w:t>
            </w:r>
            <w:r w:rsidR="006C38CE">
              <w:rPr>
                <w:noProof/>
                <w:webHidden/>
              </w:rPr>
              <w:fldChar w:fldCharType="end"/>
            </w:r>
          </w:hyperlink>
        </w:p>
        <w:p w14:paraId="1F2EFB4B" w14:textId="1147F9DF" w:rsidR="006C38CE" w:rsidRDefault="007E06A3">
          <w:pPr>
            <w:pStyle w:val="Verzeichnis1"/>
            <w:tabs>
              <w:tab w:val="left" w:pos="480"/>
              <w:tab w:val="right" w:pos="8495"/>
            </w:tabs>
            <w:rPr>
              <w:rFonts w:asciiTheme="minorHAnsi" w:eastAsiaTheme="minorEastAsia" w:hAnsiTheme="minorHAnsi" w:cstheme="minorBidi"/>
              <w:noProof/>
              <w:kern w:val="2"/>
              <w14:ligatures w14:val="standardContextual"/>
            </w:rPr>
          </w:pPr>
          <w:hyperlink w:anchor="_Toc187789643" w:history="1">
            <w:r w:rsidR="006C38CE" w:rsidRPr="00524C09">
              <w:rPr>
                <w:rStyle w:val="Hyperlink"/>
                <w:noProof/>
              </w:rPr>
              <w:t>4.</w:t>
            </w:r>
            <w:r w:rsidR="006C38CE">
              <w:rPr>
                <w:rFonts w:asciiTheme="minorHAnsi" w:eastAsiaTheme="minorEastAsia" w:hAnsiTheme="minorHAnsi" w:cstheme="minorBidi"/>
                <w:noProof/>
                <w:kern w:val="2"/>
                <w14:ligatures w14:val="standardContextual"/>
              </w:rPr>
              <w:tab/>
            </w:r>
            <w:r w:rsidR="006C38CE" w:rsidRPr="00524C09">
              <w:rPr>
                <w:rStyle w:val="Hyperlink"/>
                <w:noProof/>
              </w:rPr>
              <w:t>Ansatz des analogen neuronalen Netzes</w:t>
            </w:r>
            <w:r w:rsidR="006C38CE">
              <w:rPr>
                <w:noProof/>
                <w:webHidden/>
              </w:rPr>
              <w:tab/>
            </w:r>
            <w:r w:rsidR="006C38CE">
              <w:rPr>
                <w:noProof/>
                <w:webHidden/>
              </w:rPr>
              <w:fldChar w:fldCharType="begin"/>
            </w:r>
            <w:r w:rsidR="006C38CE">
              <w:rPr>
                <w:noProof/>
                <w:webHidden/>
              </w:rPr>
              <w:instrText xml:space="preserve"> PAGEREF _Toc187789643 \h </w:instrText>
            </w:r>
            <w:r w:rsidR="006C38CE">
              <w:rPr>
                <w:noProof/>
                <w:webHidden/>
              </w:rPr>
            </w:r>
            <w:r w:rsidR="006C38CE">
              <w:rPr>
                <w:noProof/>
                <w:webHidden/>
              </w:rPr>
              <w:fldChar w:fldCharType="separate"/>
            </w:r>
            <w:r w:rsidR="006C38CE">
              <w:rPr>
                <w:noProof/>
                <w:webHidden/>
              </w:rPr>
              <w:t>2</w:t>
            </w:r>
            <w:r w:rsidR="006C38CE">
              <w:rPr>
                <w:noProof/>
                <w:webHidden/>
              </w:rPr>
              <w:fldChar w:fldCharType="end"/>
            </w:r>
          </w:hyperlink>
        </w:p>
        <w:p w14:paraId="686B3659" w14:textId="750A6B33"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44" w:history="1">
            <w:r w:rsidR="006C38CE" w:rsidRPr="00524C09">
              <w:rPr>
                <w:rStyle w:val="Hyperlink"/>
                <w:noProof/>
              </w:rPr>
              <w:t>4.1.</w:t>
            </w:r>
            <w:r w:rsidR="006C38CE">
              <w:rPr>
                <w:rFonts w:asciiTheme="minorHAnsi" w:eastAsiaTheme="minorEastAsia" w:hAnsiTheme="minorHAnsi" w:cstheme="minorBidi"/>
                <w:noProof/>
                <w:kern w:val="2"/>
                <w14:ligatures w14:val="standardContextual"/>
              </w:rPr>
              <w:tab/>
            </w:r>
            <w:r w:rsidR="006C38CE" w:rsidRPr="00524C09">
              <w:rPr>
                <w:rStyle w:val="Hyperlink"/>
                <w:noProof/>
              </w:rPr>
              <w:t>Bedingungen</w:t>
            </w:r>
            <w:r w:rsidR="006C38CE">
              <w:rPr>
                <w:noProof/>
                <w:webHidden/>
              </w:rPr>
              <w:tab/>
            </w:r>
            <w:r w:rsidR="006C38CE">
              <w:rPr>
                <w:noProof/>
                <w:webHidden/>
              </w:rPr>
              <w:fldChar w:fldCharType="begin"/>
            </w:r>
            <w:r w:rsidR="006C38CE">
              <w:rPr>
                <w:noProof/>
                <w:webHidden/>
              </w:rPr>
              <w:instrText xml:space="preserve"> PAGEREF _Toc187789644 \h </w:instrText>
            </w:r>
            <w:r w:rsidR="006C38CE">
              <w:rPr>
                <w:noProof/>
                <w:webHidden/>
              </w:rPr>
            </w:r>
            <w:r w:rsidR="006C38CE">
              <w:rPr>
                <w:noProof/>
                <w:webHidden/>
              </w:rPr>
              <w:fldChar w:fldCharType="separate"/>
            </w:r>
            <w:r w:rsidR="006C38CE">
              <w:rPr>
                <w:noProof/>
                <w:webHidden/>
              </w:rPr>
              <w:t>2</w:t>
            </w:r>
            <w:r w:rsidR="006C38CE">
              <w:rPr>
                <w:noProof/>
                <w:webHidden/>
              </w:rPr>
              <w:fldChar w:fldCharType="end"/>
            </w:r>
          </w:hyperlink>
        </w:p>
        <w:p w14:paraId="7410E6D2" w14:textId="07A09D94"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45" w:history="1">
            <w:r w:rsidR="006C38CE" w:rsidRPr="00524C09">
              <w:rPr>
                <w:rStyle w:val="Hyperlink"/>
                <w:noProof/>
              </w:rPr>
              <w:t>4.2.</w:t>
            </w:r>
            <w:r w:rsidR="006C38CE">
              <w:rPr>
                <w:rFonts w:asciiTheme="minorHAnsi" w:eastAsiaTheme="minorEastAsia" w:hAnsiTheme="minorHAnsi" w:cstheme="minorBidi"/>
                <w:noProof/>
                <w:kern w:val="2"/>
                <w14:ligatures w14:val="standardContextual"/>
              </w:rPr>
              <w:tab/>
            </w:r>
            <w:r w:rsidR="006C38CE" w:rsidRPr="00524C09">
              <w:rPr>
                <w:rStyle w:val="Hyperlink"/>
                <w:noProof/>
              </w:rPr>
              <w:t>Komponenten</w:t>
            </w:r>
            <w:r w:rsidR="006C38CE">
              <w:rPr>
                <w:noProof/>
                <w:webHidden/>
              </w:rPr>
              <w:tab/>
            </w:r>
            <w:r w:rsidR="006C38CE">
              <w:rPr>
                <w:noProof/>
                <w:webHidden/>
              </w:rPr>
              <w:fldChar w:fldCharType="begin"/>
            </w:r>
            <w:r w:rsidR="006C38CE">
              <w:rPr>
                <w:noProof/>
                <w:webHidden/>
              </w:rPr>
              <w:instrText xml:space="preserve"> PAGEREF _Toc187789645 \h </w:instrText>
            </w:r>
            <w:r w:rsidR="006C38CE">
              <w:rPr>
                <w:noProof/>
                <w:webHidden/>
              </w:rPr>
            </w:r>
            <w:r w:rsidR="006C38CE">
              <w:rPr>
                <w:noProof/>
                <w:webHidden/>
              </w:rPr>
              <w:fldChar w:fldCharType="separate"/>
            </w:r>
            <w:r w:rsidR="006C38CE">
              <w:rPr>
                <w:noProof/>
                <w:webHidden/>
              </w:rPr>
              <w:t>2</w:t>
            </w:r>
            <w:r w:rsidR="006C38CE">
              <w:rPr>
                <w:noProof/>
                <w:webHidden/>
              </w:rPr>
              <w:fldChar w:fldCharType="end"/>
            </w:r>
          </w:hyperlink>
        </w:p>
        <w:p w14:paraId="4773F51C" w14:textId="358223F6"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46" w:history="1">
            <w:r w:rsidR="006C38CE" w:rsidRPr="00524C09">
              <w:rPr>
                <w:rStyle w:val="Hyperlink"/>
                <w:noProof/>
              </w:rPr>
              <w:t>4.3.</w:t>
            </w:r>
            <w:r w:rsidR="006C38CE">
              <w:rPr>
                <w:rFonts w:asciiTheme="minorHAnsi" w:eastAsiaTheme="minorEastAsia" w:hAnsiTheme="minorHAnsi" w:cstheme="minorBidi"/>
                <w:noProof/>
                <w:kern w:val="2"/>
                <w14:ligatures w14:val="standardContextual"/>
              </w:rPr>
              <w:tab/>
            </w:r>
            <w:r w:rsidR="006C38CE" w:rsidRPr="00524C09">
              <w:rPr>
                <w:rStyle w:val="Hyperlink"/>
                <w:noProof/>
              </w:rPr>
              <w:t>Eingabe</w:t>
            </w:r>
            <w:r w:rsidR="006C38CE">
              <w:rPr>
                <w:noProof/>
                <w:webHidden/>
              </w:rPr>
              <w:tab/>
            </w:r>
            <w:r w:rsidR="006C38CE">
              <w:rPr>
                <w:noProof/>
                <w:webHidden/>
              </w:rPr>
              <w:fldChar w:fldCharType="begin"/>
            </w:r>
            <w:r w:rsidR="006C38CE">
              <w:rPr>
                <w:noProof/>
                <w:webHidden/>
              </w:rPr>
              <w:instrText xml:space="preserve"> PAGEREF _Toc187789646 \h </w:instrText>
            </w:r>
            <w:r w:rsidR="006C38CE">
              <w:rPr>
                <w:noProof/>
                <w:webHidden/>
              </w:rPr>
            </w:r>
            <w:r w:rsidR="006C38CE">
              <w:rPr>
                <w:noProof/>
                <w:webHidden/>
              </w:rPr>
              <w:fldChar w:fldCharType="separate"/>
            </w:r>
            <w:r w:rsidR="006C38CE">
              <w:rPr>
                <w:noProof/>
                <w:webHidden/>
              </w:rPr>
              <w:t>2</w:t>
            </w:r>
            <w:r w:rsidR="006C38CE">
              <w:rPr>
                <w:noProof/>
                <w:webHidden/>
              </w:rPr>
              <w:fldChar w:fldCharType="end"/>
            </w:r>
          </w:hyperlink>
        </w:p>
        <w:p w14:paraId="468EFF86" w14:textId="06A99877" w:rsidR="006C38CE" w:rsidRDefault="007E06A3">
          <w:pPr>
            <w:pStyle w:val="Verzeichnis1"/>
            <w:tabs>
              <w:tab w:val="left" w:pos="480"/>
              <w:tab w:val="right" w:pos="8495"/>
            </w:tabs>
            <w:rPr>
              <w:rFonts w:asciiTheme="minorHAnsi" w:eastAsiaTheme="minorEastAsia" w:hAnsiTheme="minorHAnsi" w:cstheme="minorBidi"/>
              <w:noProof/>
              <w:kern w:val="2"/>
              <w14:ligatures w14:val="standardContextual"/>
            </w:rPr>
          </w:pPr>
          <w:hyperlink w:anchor="_Toc187789647" w:history="1">
            <w:r w:rsidR="006C38CE" w:rsidRPr="00524C09">
              <w:rPr>
                <w:rStyle w:val="Hyperlink"/>
                <w:noProof/>
              </w:rPr>
              <w:t>5.</w:t>
            </w:r>
            <w:r w:rsidR="006C38CE">
              <w:rPr>
                <w:rFonts w:asciiTheme="minorHAnsi" w:eastAsiaTheme="minorEastAsia" w:hAnsiTheme="minorHAnsi" w:cstheme="minorBidi"/>
                <w:noProof/>
                <w:kern w:val="2"/>
                <w14:ligatures w14:val="standardContextual"/>
              </w:rPr>
              <w:tab/>
            </w:r>
            <w:r w:rsidR="006C38CE" w:rsidRPr="00524C09">
              <w:rPr>
                <w:rStyle w:val="Hyperlink"/>
                <w:noProof/>
              </w:rPr>
              <w:t>Umsetzung des analogen neuronalen Netzes</w:t>
            </w:r>
            <w:r w:rsidR="006C38CE">
              <w:rPr>
                <w:noProof/>
                <w:webHidden/>
              </w:rPr>
              <w:tab/>
            </w:r>
            <w:r w:rsidR="006C38CE">
              <w:rPr>
                <w:noProof/>
                <w:webHidden/>
              </w:rPr>
              <w:fldChar w:fldCharType="begin"/>
            </w:r>
            <w:r w:rsidR="006C38CE">
              <w:rPr>
                <w:noProof/>
                <w:webHidden/>
              </w:rPr>
              <w:instrText xml:space="preserve"> PAGEREF _Toc187789647 \h </w:instrText>
            </w:r>
            <w:r w:rsidR="006C38CE">
              <w:rPr>
                <w:noProof/>
                <w:webHidden/>
              </w:rPr>
            </w:r>
            <w:r w:rsidR="006C38CE">
              <w:rPr>
                <w:noProof/>
                <w:webHidden/>
              </w:rPr>
              <w:fldChar w:fldCharType="separate"/>
            </w:r>
            <w:r w:rsidR="006C38CE">
              <w:rPr>
                <w:noProof/>
                <w:webHidden/>
              </w:rPr>
              <w:t>3</w:t>
            </w:r>
            <w:r w:rsidR="006C38CE">
              <w:rPr>
                <w:noProof/>
                <w:webHidden/>
              </w:rPr>
              <w:fldChar w:fldCharType="end"/>
            </w:r>
          </w:hyperlink>
        </w:p>
        <w:p w14:paraId="76ED950A" w14:textId="3B3DA5DD"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48" w:history="1">
            <w:r w:rsidR="006C38CE" w:rsidRPr="00524C09">
              <w:rPr>
                <w:rStyle w:val="Hyperlink"/>
                <w:noProof/>
              </w:rPr>
              <w:t>5.1.</w:t>
            </w:r>
            <w:r w:rsidR="006C38CE">
              <w:rPr>
                <w:rFonts w:asciiTheme="minorHAnsi" w:eastAsiaTheme="minorEastAsia" w:hAnsiTheme="minorHAnsi" w:cstheme="minorBidi"/>
                <w:noProof/>
                <w:kern w:val="2"/>
                <w14:ligatures w14:val="standardContextual"/>
              </w:rPr>
              <w:tab/>
            </w:r>
            <w:r w:rsidR="006C38CE" w:rsidRPr="00524C09">
              <w:rPr>
                <w:rStyle w:val="Hyperlink"/>
                <w:noProof/>
              </w:rPr>
              <w:t>Gewichtung</w:t>
            </w:r>
            <w:r w:rsidR="006C38CE">
              <w:rPr>
                <w:noProof/>
                <w:webHidden/>
              </w:rPr>
              <w:tab/>
            </w:r>
            <w:r w:rsidR="006C38CE">
              <w:rPr>
                <w:noProof/>
                <w:webHidden/>
              </w:rPr>
              <w:fldChar w:fldCharType="begin"/>
            </w:r>
            <w:r w:rsidR="006C38CE">
              <w:rPr>
                <w:noProof/>
                <w:webHidden/>
              </w:rPr>
              <w:instrText xml:space="preserve"> PAGEREF _Toc187789648 \h </w:instrText>
            </w:r>
            <w:r w:rsidR="006C38CE">
              <w:rPr>
                <w:noProof/>
                <w:webHidden/>
              </w:rPr>
            </w:r>
            <w:r w:rsidR="006C38CE">
              <w:rPr>
                <w:noProof/>
                <w:webHidden/>
              </w:rPr>
              <w:fldChar w:fldCharType="separate"/>
            </w:r>
            <w:r w:rsidR="006C38CE">
              <w:rPr>
                <w:noProof/>
                <w:webHidden/>
              </w:rPr>
              <w:t>3</w:t>
            </w:r>
            <w:r w:rsidR="006C38CE">
              <w:rPr>
                <w:noProof/>
                <w:webHidden/>
              </w:rPr>
              <w:fldChar w:fldCharType="end"/>
            </w:r>
          </w:hyperlink>
        </w:p>
        <w:p w14:paraId="137B86EA" w14:textId="0579EB56"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49" w:history="1">
            <w:r w:rsidR="006C38CE" w:rsidRPr="00524C09">
              <w:rPr>
                <w:rStyle w:val="Hyperlink"/>
                <w:noProof/>
              </w:rPr>
              <w:t>5.2.</w:t>
            </w:r>
            <w:r w:rsidR="006C38CE">
              <w:rPr>
                <w:rFonts w:asciiTheme="minorHAnsi" w:eastAsiaTheme="minorEastAsia" w:hAnsiTheme="minorHAnsi" w:cstheme="minorBidi"/>
                <w:noProof/>
                <w:kern w:val="2"/>
                <w14:ligatures w14:val="standardContextual"/>
              </w:rPr>
              <w:tab/>
            </w:r>
            <w:r w:rsidR="006C38CE" w:rsidRPr="00524C09">
              <w:rPr>
                <w:rStyle w:val="Hyperlink"/>
                <w:noProof/>
              </w:rPr>
              <w:t>Summierung</w:t>
            </w:r>
            <w:r w:rsidR="006C38CE">
              <w:rPr>
                <w:noProof/>
                <w:webHidden/>
              </w:rPr>
              <w:tab/>
            </w:r>
            <w:r w:rsidR="006C38CE">
              <w:rPr>
                <w:noProof/>
                <w:webHidden/>
              </w:rPr>
              <w:fldChar w:fldCharType="begin"/>
            </w:r>
            <w:r w:rsidR="006C38CE">
              <w:rPr>
                <w:noProof/>
                <w:webHidden/>
              </w:rPr>
              <w:instrText xml:space="preserve"> PAGEREF _Toc187789649 \h </w:instrText>
            </w:r>
            <w:r w:rsidR="006C38CE">
              <w:rPr>
                <w:noProof/>
                <w:webHidden/>
              </w:rPr>
            </w:r>
            <w:r w:rsidR="006C38CE">
              <w:rPr>
                <w:noProof/>
                <w:webHidden/>
              </w:rPr>
              <w:fldChar w:fldCharType="separate"/>
            </w:r>
            <w:r w:rsidR="006C38CE">
              <w:rPr>
                <w:noProof/>
                <w:webHidden/>
              </w:rPr>
              <w:t>5</w:t>
            </w:r>
            <w:r w:rsidR="006C38CE">
              <w:rPr>
                <w:noProof/>
                <w:webHidden/>
              </w:rPr>
              <w:fldChar w:fldCharType="end"/>
            </w:r>
          </w:hyperlink>
        </w:p>
        <w:p w14:paraId="04F3703D" w14:textId="5D72C6B7"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50" w:history="1">
            <w:r w:rsidR="006C38CE" w:rsidRPr="00524C09">
              <w:rPr>
                <w:rStyle w:val="Hyperlink"/>
                <w:noProof/>
              </w:rPr>
              <w:t>5.3.</w:t>
            </w:r>
            <w:r w:rsidR="006C38CE">
              <w:rPr>
                <w:rFonts w:asciiTheme="minorHAnsi" w:eastAsiaTheme="minorEastAsia" w:hAnsiTheme="minorHAnsi" w:cstheme="minorBidi"/>
                <w:noProof/>
                <w:kern w:val="2"/>
                <w14:ligatures w14:val="standardContextual"/>
              </w:rPr>
              <w:tab/>
            </w:r>
            <w:r w:rsidR="006C38CE" w:rsidRPr="00524C09">
              <w:rPr>
                <w:rStyle w:val="Hyperlink"/>
                <w:noProof/>
              </w:rPr>
              <w:t>Aktivierungsfunktion</w:t>
            </w:r>
            <w:r w:rsidR="006C38CE">
              <w:rPr>
                <w:noProof/>
                <w:webHidden/>
              </w:rPr>
              <w:tab/>
            </w:r>
            <w:r w:rsidR="006C38CE">
              <w:rPr>
                <w:noProof/>
                <w:webHidden/>
              </w:rPr>
              <w:fldChar w:fldCharType="begin"/>
            </w:r>
            <w:r w:rsidR="006C38CE">
              <w:rPr>
                <w:noProof/>
                <w:webHidden/>
              </w:rPr>
              <w:instrText xml:space="preserve"> PAGEREF _Toc187789650 \h </w:instrText>
            </w:r>
            <w:r w:rsidR="006C38CE">
              <w:rPr>
                <w:noProof/>
                <w:webHidden/>
              </w:rPr>
            </w:r>
            <w:r w:rsidR="006C38CE">
              <w:rPr>
                <w:noProof/>
                <w:webHidden/>
              </w:rPr>
              <w:fldChar w:fldCharType="separate"/>
            </w:r>
            <w:r w:rsidR="006C38CE">
              <w:rPr>
                <w:noProof/>
                <w:webHidden/>
              </w:rPr>
              <w:t>7</w:t>
            </w:r>
            <w:r w:rsidR="006C38CE">
              <w:rPr>
                <w:noProof/>
                <w:webHidden/>
              </w:rPr>
              <w:fldChar w:fldCharType="end"/>
            </w:r>
          </w:hyperlink>
        </w:p>
        <w:p w14:paraId="0A25949A" w14:textId="46A91C17"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51" w:history="1">
            <w:r w:rsidR="006C38CE" w:rsidRPr="00524C09">
              <w:rPr>
                <w:rStyle w:val="Hyperlink"/>
                <w:noProof/>
              </w:rPr>
              <w:t>5.4.</w:t>
            </w:r>
            <w:r w:rsidR="006C38CE">
              <w:rPr>
                <w:rFonts w:asciiTheme="minorHAnsi" w:eastAsiaTheme="minorEastAsia" w:hAnsiTheme="minorHAnsi" w:cstheme="minorBidi"/>
                <w:noProof/>
                <w:kern w:val="2"/>
                <w14:ligatures w14:val="standardContextual"/>
              </w:rPr>
              <w:tab/>
            </w:r>
            <w:r w:rsidR="006C38CE" w:rsidRPr="00524C09">
              <w:rPr>
                <w:rStyle w:val="Hyperlink"/>
                <w:noProof/>
              </w:rPr>
              <w:t>Modularität</w:t>
            </w:r>
            <w:r w:rsidR="006C38CE">
              <w:rPr>
                <w:noProof/>
                <w:webHidden/>
              </w:rPr>
              <w:tab/>
            </w:r>
            <w:r w:rsidR="006C38CE">
              <w:rPr>
                <w:noProof/>
                <w:webHidden/>
              </w:rPr>
              <w:fldChar w:fldCharType="begin"/>
            </w:r>
            <w:r w:rsidR="006C38CE">
              <w:rPr>
                <w:noProof/>
                <w:webHidden/>
              </w:rPr>
              <w:instrText xml:space="preserve"> PAGEREF _Toc187789651 \h </w:instrText>
            </w:r>
            <w:r w:rsidR="006C38CE">
              <w:rPr>
                <w:noProof/>
                <w:webHidden/>
              </w:rPr>
            </w:r>
            <w:r w:rsidR="006C38CE">
              <w:rPr>
                <w:noProof/>
                <w:webHidden/>
              </w:rPr>
              <w:fldChar w:fldCharType="separate"/>
            </w:r>
            <w:r w:rsidR="006C38CE">
              <w:rPr>
                <w:noProof/>
                <w:webHidden/>
              </w:rPr>
              <w:t>8</w:t>
            </w:r>
            <w:r w:rsidR="006C38CE">
              <w:rPr>
                <w:noProof/>
                <w:webHidden/>
              </w:rPr>
              <w:fldChar w:fldCharType="end"/>
            </w:r>
          </w:hyperlink>
        </w:p>
        <w:p w14:paraId="5EC29383" w14:textId="58D1A53B" w:rsidR="006C38CE" w:rsidRDefault="007E06A3">
          <w:pPr>
            <w:pStyle w:val="Verzeichnis3"/>
            <w:tabs>
              <w:tab w:val="left" w:pos="1440"/>
              <w:tab w:val="right" w:pos="8495"/>
            </w:tabs>
            <w:rPr>
              <w:rFonts w:asciiTheme="minorHAnsi" w:eastAsiaTheme="minorEastAsia" w:hAnsiTheme="minorHAnsi" w:cstheme="minorBidi"/>
              <w:noProof/>
              <w:kern w:val="2"/>
              <w14:ligatures w14:val="standardContextual"/>
            </w:rPr>
          </w:pPr>
          <w:hyperlink w:anchor="_Toc187789652" w:history="1">
            <w:r w:rsidR="006C38CE" w:rsidRPr="00524C09">
              <w:rPr>
                <w:rStyle w:val="Hyperlink"/>
                <w:noProof/>
              </w:rPr>
              <w:t>5.4.1.</w:t>
            </w:r>
            <w:r w:rsidR="006C38CE">
              <w:rPr>
                <w:rFonts w:asciiTheme="minorHAnsi" w:eastAsiaTheme="minorEastAsia" w:hAnsiTheme="minorHAnsi" w:cstheme="minorBidi"/>
                <w:noProof/>
                <w:kern w:val="2"/>
                <w14:ligatures w14:val="standardContextual"/>
              </w:rPr>
              <w:tab/>
            </w:r>
            <w:r w:rsidR="006C38CE" w:rsidRPr="00524C09">
              <w:rPr>
                <w:rStyle w:val="Hyperlink"/>
                <w:noProof/>
              </w:rPr>
              <w:t>Stecksystem</w:t>
            </w:r>
            <w:r w:rsidR="006C38CE">
              <w:rPr>
                <w:noProof/>
                <w:webHidden/>
              </w:rPr>
              <w:tab/>
            </w:r>
            <w:r w:rsidR="006C38CE">
              <w:rPr>
                <w:noProof/>
                <w:webHidden/>
              </w:rPr>
              <w:fldChar w:fldCharType="begin"/>
            </w:r>
            <w:r w:rsidR="006C38CE">
              <w:rPr>
                <w:noProof/>
                <w:webHidden/>
              </w:rPr>
              <w:instrText xml:space="preserve"> PAGEREF _Toc187789652 \h </w:instrText>
            </w:r>
            <w:r w:rsidR="006C38CE">
              <w:rPr>
                <w:noProof/>
                <w:webHidden/>
              </w:rPr>
            </w:r>
            <w:r w:rsidR="006C38CE">
              <w:rPr>
                <w:noProof/>
                <w:webHidden/>
              </w:rPr>
              <w:fldChar w:fldCharType="separate"/>
            </w:r>
            <w:r w:rsidR="006C38CE">
              <w:rPr>
                <w:noProof/>
                <w:webHidden/>
              </w:rPr>
              <w:t>8</w:t>
            </w:r>
            <w:r w:rsidR="006C38CE">
              <w:rPr>
                <w:noProof/>
                <w:webHidden/>
              </w:rPr>
              <w:fldChar w:fldCharType="end"/>
            </w:r>
          </w:hyperlink>
        </w:p>
        <w:p w14:paraId="69A1F1F0" w14:textId="17C9CA55" w:rsidR="006C38CE" w:rsidRDefault="007E06A3">
          <w:pPr>
            <w:pStyle w:val="Verzeichnis3"/>
            <w:tabs>
              <w:tab w:val="left" w:pos="1440"/>
              <w:tab w:val="right" w:pos="8495"/>
            </w:tabs>
            <w:rPr>
              <w:rFonts w:asciiTheme="minorHAnsi" w:eastAsiaTheme="minorEastAsia" w:hAnsiTheme="minorHAnsi" w:cstheme="minorBidi"/>
              <w:noProof/>
              <w:kern w:val="2"/>
              <w14:ligatures w14:val="standardContextual"/>
            </w:rPr>
          </w:pPr>
          <w:hyperlink w:anchor="_Toc187789653" w:history="1">
            <w:r w:rsidR="006C38CE" w:rsidRPr="00524C09">
              <w:rPr>
                <w:rStyle w:val="Hyperlink"/>
                <w:noProof/>
              </w:rPr>
              <w:t>5.4.2.</w:t>
            </w:r>
            <w:r w:rsidR="006C38CE">
              <w:rPr>
                <w:rFonts w:asciiTheme="minorHAnsi" w:eastAsiaTheme="minorEastAsia" w:hAnsiTheme="minorHAnsi" w:cstheme="minorBidi"/>
                <w:noProof/>
                <w:kern w:val="2"/>
                <w14:ligatures w14:val="standardContextual"/>
              </w:rPr>
              <w:tab/>
            </w:r>
            <w:r w:rsidR="006C38CE" w:rsidRPr="00524C09">
              <w:rPr>
                <w:rStyle w:val="Hyperlink"/>
                <w:noProof/>
              </w:rPr>
              <w:t>Erweiterungssystem</w:t>
            </w:r>
            <w:r w:rsidR="006C38CE">
              <w:rPr>
                <w:noProof/>
                <w:webHidden/>
              </w:rPr>
              <w:tab/>
            </w:r>
            <w:r w:rsidR="006C38CE">
              <w:rPr>
                <w:noProof/>
                <w:webHidden/>
              </w:rPr>
              <w:fldChar w:fldCharType="begin"/>
            </w:r>
            <w:r w:rsidR="006C38CE">
              <w:rPr>
                <w:noProof/>
                <w:webHidden/>
              </w:rPr>
              <w:instrText xml:space="preserve"> PAGEREF _Toc187789653 \h </w:instrText>
            </w:r>
            <w:r w:rsidR="006C38CE">
              <w:rPr>
                <w:noProof/>
                <w:webHidden/>
              </w:rPr>
            </w:r>
            <w:r w:rsidR="006C38CE">
              <w:rPr>
                <w:noProof/>
                <w:webHidden/>
              </w:rPr>
              <w:fldChar w:fldCharType="separate"/>
            </w:r>
            <w:r w:rsidR="006C38CE">
              <w:rPr>
                <w:noProof/>
                <w:webHidden/>
              </w:rPr>
              <w:t>9</w:t>
            </w:r>
            <w:r w:rsidR="006C38CE">
              <w:rPr>
                <w:noProof/>
                <w:webHidden/>
              </w:rPr>
              <w:fldChar w:fldCharType="end"/>
            </w:r>
          </w:hyperlink>
        </w:p>
        <w:p w14:paraId="04CB6CDE" w14:textId="1A47C838"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54" w:history="1">
            <w:r w:rsidR="006C38CE" w:rsidRPr="00524C09">
              <w:rPr>
                <w:rStyle w:val="Hyperlink"/>
                <w:noProof/>
              </w:rPr>
              <w:t>5.5.</w:t>
            </w:r>
            <w:r w:rsidR="006C38CE">
              <w:rPr>
                <w:rFonts w:asciiTheme="minorHAnsi" w:eastAsiaTheme="minorEastAsia" w:hAnsiTheme="minorHAnsi" w:cstheme="minorBidi"/>
                <w:noProof/>
                <w:kern w:val="2"/>
                <w14:ligatures w14:val="standardContextual"/>
              </w:rPr>
              <w:tab/>
            </w:r>
            <w:r w:rsidR="006C38CE" w:rsidRPr="00524C09">
              <w:rPr>
                <w:rStyle w:val="Hyperlink"/>
                <w:noProof/>
              </w:rPr>
              <w:t>Programmierung/Ansteuerung</w:t>
            </w:r>
            <w:r w:rsidR="006C38CE">
              <w:rPr>
                <w:noProof/>
                <w:webHidden/>
              </w:rPr>
              <w:tab/>
            </w:r>
            <w:r w:rsidR="006C38CE">
              <w:rPr>
                <w:noProof/>
                <w:webHidden/>
              </w:rPr>
              <w:fldChar w:fldCharType="begin"/>
            </w:r>
            <w:r w:rsidR="006C38CE">
              <w:rPr>
                <w:noProof/>
                <w:webHidden/>
              </w:rPr>
              <w:instrText xml:space="preserve"> PAGEREF _Toc187789654 \h </w:instrText>
            </w:r>
            <w:r w:rsidR="006C38CE">
              <w:rPr>
                <w:noProof/>
                <w:webHidden/>
              </w:rPr>
            </w:r>
            <w:r w:rsidR="006C38CE">
              <w:rPr>
                <w:noProof/>
                <w:webHidden/>
              </w:rPr>
              <w:fldChar w:fldCharType="separate"/>
            </w:r>
            <w:r w:rsidR="006C38CE">
              <w:rPr>
                <w:noProof/>
                <w:webHidden/>
              </w:rPr>
              <w:t>10</w:t>
            </w:r>
            <w:r w:rsidR="006C38CE">
              <w:rPr>
                <w:noProof/>
                <w:webHidden/>
              </w:rPr>
              <w:fldChar w:fldCharType="end"/>
            </w:r>
          </w:hyperlink>
        </w:p>
        <w:p w14:paraId="0B1C2A9D" w14:textId="3611842C" w:rsidR="006C38CE" w:rsidRDefault="007E06A3">
          <w:pPr>
            <w:pStyle w:val="Verzeichnis3"/>
            <w:tabs>
              <w:tab w:val="left" w:pos="1440"/>
              <w:tab w:val="right" w:pos="8495"/>
            </w:tabs>
            <w:rPr>
              <w:rFonts w:asciiTheme="minorHAnsi" w:eastAsiaTheme="minorEastAsia" w:hAnsiTheme="minorHAnsi" w:cstheme="minorBidi"/>
              <w:noProof/>
              <w:kern w:val="2"/>
              <w14:ligatures w14:val="standardContextual"/>
            </w:rPr>
          </w:pPr>
          <w:hyperlink w:anchor="_Toc187789655" w:history="1">
            <w:r w:rsidR="006C38CE" w:rsidRPr="00524C09">
              <w:rPr>
                <w:rStyle w:val="Hyperlink"/>
                <w:noProof/>
              </w:rPr>
              <w:t>5.5.1.</w:t>
            </w:r>
            <w:r w:rsidR="006C38CE">
              <w:rPr>
                <w:rFonts w:asciiTheme="minorHAnsi" w:eastAsiaTheme="minorEastAsia" w:hAnsiTheme="minorHAnsi" w:cstheme="minorBidi"/>
                <w:noProof/>
                <w:kern w:val="2"/>
                <w14:ligatures w14:val="standardContextual"/>
              </w:rPr>
              <w:tab/>
            </w:r>
            <w:r w:rsidR="006C38CE" w:rsidRPr="00524C09">
              <w:rPr>
                <w:rStyle w:val="Hyperlink"/>
                <w:noProof/>
              </w:rPr>
              <w:t>Schnittstelle</w:t>
            </w:r>
            <w:r w:rsidR="006C38CE">
              <w:rPr>
                <w:noProof/>
                <w:webHidden/>
              </w:rPr>
              <w:tab/>
            </w:r>
            <w:r w:rsidR="006C38CE">
              <w:rPr>
                <w:noProof/>
                <w:webHidden/>
              </w:rPr>
              <w:fldChar w:fldCharType="begin"/>
            </w:r>
            <w:r w:rsidR="006C38CE">
              <w:rPr>
                <w:noProof/>
                <w:webHidden/>
              </w:rPr>
              <w:instrText xml:space="preserve"> PAGEREF _Toc187789655 \h </w:instrText>
            </w:r>
            <w:r w:rsidR="006C38CE">
              <w:rPr>
                <w:noProof/>
                <w:webHidden/>
              </w:rPr>
            </w:r>
            <w:r w:rsidR="006C38CE">
              <w:rPr>
                <w:noProof/>
                <w:webHidden/>
              </w:rPr>
              <w:fldChar w:fldCharType="separate"/>
            </w:r>
            <w:r w:rsidR="006C38CE">
              <w:rPr>
                <w:noProof/>
                <w:webHidden/>
              </w:rPr>
              <w:t>10</w:t>
            </w:r>
            <w:r w:rsidR="006C38CE">
              <w:rPr>
                <w:noProof/>
                <w:webHidden/>
              </w:rPr>
              <w:fldChar w:fldCharType="end"/>
            </w:r>
          </w:hyperlink>
        </w:p>
        <w:p w14:paraId="529B71B8" w14:textId="3DCE9A68" w:rsidR="006C38CE" w:rsidRDefault="007E06A3">
          <w:pPr>
            <w:pStyle w:val="Verzeichnis3"/>
            <w:tabs>
              <w:tab w:val="left" w:pos="1440"/>
              <w:tab w:val="right" w:pos="8495"/>
            </w:tabs>
            <w:rPr>
              <w:rFonts w:asciiTheme="minorHAnsi" w:eastAsiaTheme="minorEastAsia" w:hAnsiTheme="minorHAnsi" w:cstheme="minorBidi"/>
              <w:noProof/>
              <w:kern w:val="2"/>
              <w14:ligatures w14:val="standardContextual"/>
            </w:rPr>
          </w:pPr>
          <w:hyperlink w:anchor="_Toc187789656" w:history="1">
            <w:r w:rsidR="006C38CE" w:rsidRPr="00524C09">
              <w:rPr>
                <w:rStyle w:val="Hyperlink"/>
                <w:noProof/>
              </w:rPr>
              <w:t>5.5.2.</w:t>
            </w:r>
            <w:r w:rsidR="006C38CE">
              <w:rPr>
                <w:rFonts w:asciiTheme="minorHAnsi" w:eastAsiaTheme="minorEastAsia" w:hAnsiTheme="minorHAnsi" w:cstheme="minorBidi"/>
                <w:noProof/>
                <w:kern w:val="2"/>
                <w14:ligatures w14:val="standardContextual"/>
              </w:rPr>
              <w:tab/>
            </w:r>
            <w:r w:rsidR="006C38CE" w:rsidRPr="00524C09">
              <w:rPr>
                <w:rStyle w:val="Hyperlink"/>
                <w:noProof/>
              </w:rPr>
              <w:t>Training</w:t>
            </w:r>
            <w:r w:rsidR="006C38CE">
              <w:rPr>
                <w:noProof/>
                <w:webHidden/>
              </w:rPr>
              <w:tab/>
            </w:r>
            <w:r w:rsidR="006C38CE">
              <w:rPr>
                <w:noProof/>
                <w:webHidden/>
              </w:rPr>
              <w:fldChar w:fldCharType="begin"/>
            </w:r>
            <w:r w:rsidR="006C38CE">
              <w:rPr>
                <w:noProof/>
                <w:webHidden/>
              </w:rPr>
              <w:instrText xml:space="preserve"> PAGEREF _Toc187789656 \h </w:instrText>
            </w:r>
            <w:r w:rsidR="006C38CE">
              <w:rPr>
                <w:noProof/>
                <w:webHidden/>
              </w:rPr>
            </w:r>
            <w:r w:rsidR="006C38CE">
              <w:rPr>
                <w:noProof/>
                <w:webHidden/>
              </w:rPr>
              <w:fldChar w:fldCharType="separate"/>
            </w:r>
            <w:r w:rsidR="006C38CE">
              <w:rPr>
                <w:noProof/>
                <w:webHidden/>
              </w:rPr>
              <w:t>11</w:t>
            </w:r>
            <w:r w:rsidR="006C38CE">
              <w:rPr>
                <w:noProof/>
                <w:webHidden/>
              </w:rPr>
              <w:fldChar w:fldCharType="end"/>
            </w:r>
          </w:hyperlink>
        </w:p>
        <w:p w14:paraId="306691E3" w14:textId="7A4D7407" w:rsidR="006C38CE" w:rsidRDefault="007E06A3">
          <w:pPr>
            <w:pStyle w:val="Verzeichnis1"/>
            <w:tabs>
              <w:tab w:val="left" w:pos="480"/>
              <w:tab w:val="right" w:pos="8495"/>
            </w:tabs>
            <w:rPr>
              <w:rFonts w:asciiTheme="minorHAnsi" w:eastAsiaTheme="minorEastAsia" w:hAnsiTheme="minorHAnsi" w:cstheme="minorBidi"/>
              <w:noProof/>
              <w:kern w:val="2"/>
              <w14:ligatures w14:val="standardContextual"/>
            </w:rPr>
          </w:pPr>
          <w:hyperlink w:anchor="_Toc187789657" w:history="1">
            <w:r w:rsidR="006C38CE" w:rsidRPr="00524C09">
              <w:rPr>
                <w:rStyle w:val="Hyperlink"/>
                <w:noProof/>
              </w:rPr>
              <w:t>6.</w:t>
            </w:r>
            <w:r w:rsidR="006C38CE">
              <w:rPr>
                <w:rFonts w:asciiTheme="minorHAnsi" w:eastAsiaTheme="minorEastAsia" w:hAnsiTheme="minorHAnsi" w:cstheme="minorBidi"/>
                <w:noProof/>
                <w:kern w:val="2"/>
                <w14:ligatures w14:val="standardContextual"/>
              </w:rPr>
              <w:tab/>
            </w:r>
            <w:r w:rsidR="006C38CE" w:rsidRPr="00524C09">
              <w:rPr>
                <w:rStyle w:val="Hyperlink"/>
                <w:noProof/>
              </w:rPr>
              <w:t>Testergebnisse</w:t>
            </w:r>
            <w:r w:rsidR="006C38CE">
              <w:rPr>
                <w:noProof/>
                <w:webHidden/>
              </w:rPr>
              <w:tab/>
            </w:r>
            <w:r w:rsidR="006C38CE">
              <w:rPr>
                <w:noProof/>
                <w:webHidden/>
              </w:rPr>
              <w:fldChar w:fldCharType="begin"/>
            </w:r>
            <w:r w:rsidR="006C38CE">
              <w:rPr>
                <w:noProof/>
                <w:webHidden/>
              </w:rPr>
              <w:instrText xml:space="preserve"> PAGEREF _Toc187789657 \h </w:instrText>
            </w:r>
            <w:r w:rsidR="006C38CE">
              <w:rPr>
                <w:noProof/>
                <w:webHidden/>
              </w:rPr>
            </w:r>
            <w:r w:rsidR="006C38CE">
              <w:rPr>
                <w:noProof/>
                <w:webHidden/>
              </w:rPr>
              <w:fldChar w:fldCharType="separate"/>
            </w:r>
            <w:r w:rsidR="006C38CE">
              <w:rPr>
                <w:noProof/>
                <w:webHidden/>
              </w:rPr>
              <w:t>11</w:t>
            </w:r>
            <w:r w:rsidR="006C38CE">
              <w:rPr>
                <w:noProof/>
                <w:webHidden/>
              </w:rPr>
              <w:fldChar w:fldCharType="end"/>
            </w:r>
          </w:hyperlink>
        </w:p>
        <w:p w14:paraId="69F77679" w14:textId="3E94484F"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58" w:history="1">
            <w:r w:rsidR="006C38CE" w:rsidRPr="00524C09">
              <w:rPr>
                <w:rStyle w:val="Hyperlink"/>
                <w:noProof/>
              </w:rPr>
              <w:t>6.1.</w:t>
            </w:r>
            <w:r w:rsidR="006C38CE">
              <w:rPr>
                <w:rFonts w:asciiTheme="minorHAnsi" w:eastAsiaTheme="minorEastAsia" w:hAnsiTheme="minorHAnsi" w:cstheme="minorBidi"/>
                <w:noProof/>
                <w:kern w:val="2"/>
                <w14:ligatures w14:val="standardContextual"/>
              </w:rPr>
              <w:tab/>
            </w:r>
            <w:r w:rsidR="006C38CE" w:rsidRPr="00524C09">
              <w:rPr>
                <w:rStyle w:val="Hyperlink"/>
                <w:noProof/>
              </w:rPr>
              <w:t>Beispiel an ein XOR-Gate</w:t>
            </w:r>
            <w:r w:rsidR="006C38CE">
              <w:rPr>
                <w:noProof/>
                <w:webHidden/>
              </w:rPr>
              <w:tab/>
            </w:r>
            <w:r w:rsidR="006C38CE">
              <w:rPr>
                <w:noProof/>
                <w:webHidden/>
              </w:rPr>
              <w:fldChar w:fldCharType="begin"/>
            </w:r>
            <w:r w:rsidR="006C38CE">
              <w:rPr>
                <w:noProof/>
                <w:webHidden/>
              </w:rPr>
              <w:instrText xml:space="preserve"> PAGEREF _Toc187789658 \h </w:instrText>
            </w:r>
            <w:r w:rsidR="006C38CE">
              <w:rPr>
                <w:noProof/>
                <w:webHidden/>
              </w:rPr>
            </w:r>
            <w:r w:rsidR="006C38CE">
              <w:rPr>
                <w:noProof/>
                <w:webHidden/>
              </w:rPr>
              <w:fldChar w:fldCharType="separate"/>
            </w:r>
            <w:r w:rsidR="006C38CE">
              <w:rPr>
                <w:noProof/>
                <w:webHidden/>
              </w:rPr>
              <w:t>11</w:t>
            </w:r>
            <w:r w:rsidR="006C38CE">
              <w:rPr>
                <w:noProof/>
                <w:webHidden/>
              </w:rPr>
              <w:fldChar w:fldCharType="end"/>
            </w:r>
          </w:hyperlink>
        </w:p>
        <w:p w14:paraId="5588E4F6" w14:textId="6057AB26" w:rsidR="006C38CE" w:rsidRDefault="007E06A3">
          <w:pPr>
            <w:pStyle w:val="Verzeichnis2"/>
            <w:tabs>
              <w:tab w:val="left" w:pos="960"/>
              <w:tab w:val="right" w:pos="8495"/>
            </w:tabs>
            <w:rPr>
              <w:rFonts w:asciiTheme="minorHAnsi" w:eastAsiaTheme="minorEastAsia" w:hAnsiTheme="minorHAnsi" w:cstheme="minorBidi"/>
              <w:noProof/>
              <w:kern w:val="2"/>
              <w14:ligatures w14:val="standardContextual"/>
            </w:rPr>
          </w:pPr>
          <w:hyperlink w:anchor="_Toc187789659" w:history="1">
            <w:r w:rsidR="006C38CE" w:rsidRPr="00524C09">
              <w:rPr>
                <w:rStyle w:val="Hyperlink"/>
                <w:noProof/>
              </w:rPr>
              <w:t>6.2.</w:t>
            </w:r>
            <w:bookmarkStart w:id="0" w:name="_Toc187516925"/>
            <w:r w:rsidR="006C38CE">
              <w:rPr>
                <w:rFonts w:asciiTheme="minorHAnsi" w:eastAsiaTheme="minorEastAsia" w:hAnsiTheme="minorHAnsi" w:cstheme="minorBidi"/>
                <w:noProof/>
                <w:kern w:val="2"/>
                <w14:ligatures w14:val="standardContextual"/>
              </w:rPr>
              <w:tab/>
            </w:r>
            <w:bookmarkEnd w:id="0"/>
            <w:r w:rsidR="006C38CE" w:rsidRPr="00524C09">
              <w:rPr>
                <w:rStyle w:val="Hyperlink"/>
                <w:noProof/>
              </w:rPr>
              <w:t>Warum ein XOR-Gate</w:t>
            </w:r>
            <w:r w:rsidR="006C38CE">
              <w:rPr>
                <w:noProof/>
                <w:webHidden/>
              </w:rPr>
              <w:tab/>
            </w:r>
            <w:r w:rsidR="006C38CE">
              <w:rPr>
                <w:noProof/>
                <w:webHidden/>
              </w:rPr>
              <w:fldChar w:fldCharType="begin"/>
            </w:r>
            <w:r w:rsidR="006C38CE">
              <w:rPr>
                <w:noProof/>
                <w:webHidden/>
              </w:rPr>
              <w:instrText xml:space="preserve"> PAGEREF _Toc187789659 \h </w:instrText>
            </w:r>
            <w:r w:rsidR="006C38CE">
              <w:rPr>
                <w:noProof/>
                <w:webHidden/>
              </w:rPr>
            </w:r>
            <w:r w:rsidR="006C38CE">
              <w:rPr>
                <w:noProof/>
                <w:webHidden/>
              </w:rPr>
              <w:fldChar w:fldCharType="separate"/>
            </w:r>
            <w:r w:rsidR="006C38CE">
              <w:rPr>
                <w:noProof/>
                <w:webHidden/>
              </w:rPr>
              <w:t>12</w:t>
            </w:r>
            <w:r w:rsidR="006C38CE">
              <w:rPr>
                <w:noProof/>
                <w:webHidden/>
              </w:rPr>
              <w:fldChar w:fldCharType="end"/>
            </w:r>
          </w:hyperlink>
        </w:p>
        <w:p w14:paraId="7FC48582" w14:textId="7545DDF8" w:rsidR="006C38CE" w:rsidRDefault="007E06A3">
          <w:pPr>
            <w:pStyle w:val="Verzeichnis1"/>
            <w:tabs>
              <w:tab w:val="left" w:pos="480"/>
              <w:tab w:val="right" w:pos="8495"/>
            </w:tabs>
            <w:rPr>
              <w:rFonts w:asciiTheme="minorHAnsi" w:eastAsiaTheme="minorEastAsia" w:hAnsiTheme="minorHAnsi" w:cstheme="minorBidi"/>
              <w:noProof/>
              <w:kern w:val="2"/>
              <w14:ligatures w14:val="standardContextual"/>
            </w:rPr>
          </w:pPr>
          <w:hyperlink w:anchor="_Toc187789660" w:history="1">
            <w:r w:rsidR="006C38CE" w:rsidRPr="00524C09">
              <w:rPr>
                <w:rStyle w:val="Hyperlink"/>
                <w:noProof/>
              </w:rPr>
              <w:t>7.</w:t>
            </w:r>
            <w:r w:rsidR="006C38CE">
              <w:rPr>
                <w:rFonts w:asciiTheme="minorHAnsi" w:eastAsiaTheme="minorEastAsia" w:hAnsiTheme="minorHAnsi" w:cstheme="minorBidi"/>
                <w:noProof/>
                <w:kern w:val="2"/>
                <w14:ligatures w14:val="standardContextual"/>
              </w:rPr>
              <w:tab/>
            </w:r>
            <w:r w:rsidR="006C38CE" w:rsidRPr="00524C09">
              <w:rPr>
                <w:rStyle w:val="Hyperlink"/>
                <w:noProof/>
              </w:rPr>
              <w:t>Ergebnisdiskussion</w:t>
            </w:r>
            <w:r w:rsidR="006C38CE">
              <w:rPr>
                <w:noProof/>
                <w:webHidden/>
              </w:rPr>
              <w:tab/>
            </w:r>
            <w:r w:rsidR="006C38CE">
              <w:rPr>
                <w:noProof/>
                <w:webHidden/>
              </w:rPr>
              <w:fldChar w:fldCharType="begin"/>
            </w:r>
            <w:r w:rsidR="006C38CE">
              <w:rPr>
                <w:noProof/>
                <w:webHidden/>
              </w:rPr>
              <w:instrText xml:space="preserve"> PAGEREF _Toc187789660 \h </w:instrText>
            </w:r>
            <w:r w:rsidR="006C38CE">
              <w:rPr>
                <w:noProof/>
                <w:webHidden/>
              </w:rPr>
            </w:r>
            <w:r w:rsidR="006C38CE">
              <w:rPr>
                <w:noProof/>
                <w:webHidden/>
              </w:rPr>
              <w:fldChar w:fldCharType="separate"/>
            </w:r>
            <w:r w:rsidR="006C38CE">
              <w:rPr>
                <w:noProof/>
                <w:webHidden/>
              </w:rPr>
              <w:t>13</w:t>
            </w:r>
            <w:r w:rsidR="006C38CE">
              <w:rPr>
                <w:noProof/>
                <w:webHidden/>
              </w:rPr>
              <w:fldChar w:fldCharType="end"/>
            </w:r>
          </w:hyperlink>
        </w:p>
        <w:p w14:paraId="3142CBC1" w14:textId="131D48E6" w:rsidR="006C38CE" w:rsidRDefault="007E06A3">
          <w:pPr>
            <w:pStyle w:val="Verzeichnis1"/>
            <w:tabs>
              <w:tab w:val="left" w:pos="480"/>
              <w:tab w:val="right" w:pos="8495"/>
            </w:tabs>
            <w:rPr>
              <w:rFonts w:asciiTheme="minorHAnsi" w:eastAsiaTheme="minorEastAsia" w:hAnsiTheme="minorHAnsi" w:cstheme="minorBidi"/>
              <w:noProof/>
              <w:kern w:val="2"/>
              <w14:ligatures w14:val="standardContextual"/>
            </w:rPr>
          </w:pPr>
          <w:hyperlink w:anchor="_Toc187789661" w:history="1">
            <w:r w:rsidR="006C38CE" w:rsidRPr="00524C09">
              <w:rPr>
                <w:rStyle w:val="Hyperlink"/>
                <w:noProof/>
              </w:rPr>
              <w:t>8.</w:t>
            </w:r>
            <w:r w:rsidR="006C38CE">
              <w:rPr>
                <w:rFonts w:asciiTheme="minorHAnsi" w:eastAsiaTheme="minorEastAsia" w:hAnsiTheme="minorHAnsi" w:cstheme="minorBidi"/>
                <w:noProof/>
                <w:kern w:val="2"/>
                <w14:ligatures w14:val="standardContextual"/>
              </w:rPr>
              <w:tab/>
            </w:r>
            <w:r w:rsidR="006C38CE" w:rsidRPr="00524C09">
              <w:rPr>
                <w:rStyle w:val="Hyperlink"/>
                <w:noProof/>
              </w:rPr>
              <w:t>Fazit</w:t>
            </w:r>
            <w:r w:rsidR="006C38CE">
              <w:rPr>
                <w:noProof/>
                <w:webHidden/>
              </w:rPr>
              <w:tab/>
            </w:r>
            <w:r w:rsidR="006C38CE">
              <w:rPr>
                <w:noProof/>
                <w:webHidden/>
              </w:rPr>
              <w:fldChar w:fldCharType="begin"/>
            </w:r>
            <w:r w:rsidR="006C38CE">
              <w:rPr>
                <w:noProof/>
                <w:webHidden/>
              </w:rPr>
              <w:instrText xml:space="preserve"> PAGEREF _Toc187789661 \h </w:instrText>
            </w:r>
            <w:r w:rsidR="006C38CE">
              <w:rPr>
                <w:noProof/>
                <w:webHidden/>
              </w:rPr>
            </w:r>
            <w:r w:rsidR="006C38CE">
              <w:rPr>
                <w:noProof/>
                <w:webHidden/>
              </w:rPr>
              <w:fldChar w:fldCharType="separate"/>
            </w:r>
            <w:r w:rsidR="006C38CE">
              <w:rPr>
                <w:noProof/>
                <w:webHidden/>
              </w:rPr>
              <w:t>13</w:t>
            </w:r>
            <w:r w:rsidR="006C38CE">
              <w:rPr>
                <w:noProof/>
                <w:webHidden/>
              </w:rPr>
              <w:fldChar w:fldCharType="end"/>
            </w:r>
          </w:hyperlink>
        </w:p>
        <w:p w14:paraId="6A8F8AF2" w14:textId="0A8764F9" w:rsidR="006C38CE" w:rsidRDefault="007E06A3">
          <w:pPr>
            <w:pStyle w:val="Verzeichnis1"/>
            <w:tabs>
              <w:tab w:val="left" w:pos="480"/>
              <w:tab w:val="right" w:pos="8495"/>
            </w:tabs>
            <w:rPr>
              <w:rFonts w:asciiTheme="minorHAnsi" w:eastAsiaTheme="minorEastAsia" w:hAnsiTheme="minorHAnsi" w:cstheme="minorBidi"/>
              <w:noProof/>
              <w:kern w:val="2"/>
              <w14:ligatures w14:val="standardContextual"/>
            </w:rPr>
          </w:pPr>
          <w:hyperlink w:anchor="_Toc187789662" w:history="1">
            <w:r w:rsidR="006C38CE" w:rsidRPr="00524C09">
              <w:rPr>
                <w:rStyle w:val="Hyperlink"/>
                <w:noProof/>
              </w:rPr>
              <w:t>9.</w:t>
            </w:r>
            <w:r w:rsidR="006C38CE">
              <w:rPr>
                <w:rFonts w:asciiTheme="minorHAnsi" w:eastAsiaTheme="minorEastAsia" w:hAnsiTheme="minorHAnsi" w:cstheme="minorBidi"/>
                <w:noProof/>
                <w:kern w:val="2"/>
                <w14:ligatures w14:val="standardContextual"/>
              </w:rPr>
              <w:tab/>
            </w:r>
            <w:r w:rsidR="006C38CE" w:rsidRPr="00524C09">
              <w:rPr>
                <w:rStyle w:val="Hyperlink"/>
                <w:noProof/>
              </w:rPr>
              <w:t>Zusammenfassung und Ausblick</w:t>
            </w:r>
            <w:r w:rsidR="006C38CE">
              <w:rPr>
                <w:noProof/>
                <w:webHidden/>
              </w:rPr>
              <w:tab/>
            </w:r>
            <w:r w:rsidR="006C38CE">
              <w:rPr>
                <w:noProof/>
                <w:webHidden/>
              </w:rPr>
              <w:fldChar w:fldCharType="begin"/>
            </w:r>
            <w:r w:rsidR="006C38CE">
              <w:rPr>
                <w:noProof/>
                <w:webHidden/>
              </w:rPr>
              <w:instrText xml:space="preserve"> PAGEREF _Toc187789662 \h </w:instrText>
            </w:r>
            <w:r w:rsidR="006C38CE">
              <w:rPr>
                <w:noProof/>
                <w:webHidden/>
              </w:rPr>
            </w:r>
            <w:r w:rsidR="006C38CE">
              <w:rPr>
                <w:noProof/>
                <w:webHidden/>
              </w:rPr>
              <w:fldChar w:fldCharType="separate"/>
            </w:r>
            <w:r w:rsidR="006C38CE">
              <w:rPr>
                <w:noProof/>
                <w:webHidden/>
              </w:rPr>
              <w:t>13</w:t>
            </w:r>
            <w:r w:rsidR="006C38CE">
              <w:rPr>
                <w:noProof/>
                <w:webHidden/>
              </w:rPr>
              <w:fldChar w:fldCharType="end"/>
            </w:r>
          </w:hyperlink>
        </w:p>
        <w:p w14:paraId="1FD24BF8" w14:textId="44FAA78D" w:rsidR="006C38CE" w:rsidRDefault="007E06A3">
          <w:pPr>
            <w:pStyle w:val="Verzeichnis1"/>
            <w:tabs>
              <w:tab w:val="left" w:pos="720"/>
              <w:tab w:val="right" w:pos="8495"/>
            </w:tabs>
            <w:rPr>
              <w:rFonts w:asciiTheme="minorHAnsi" w:eastAsiaTheme="minorEastAsia" w:hAnsiTheme="minorHAnsi" w:cstheme="minorBidi"/>
              <w:noProof/>
              <w:kern w:val="2"/>
              <w14:ligatures w14:val="standardContextual"/>
            </w:rPr>
          </w:pPr>
          <w:hyperlink w:anchor="_Toc187789663" w:history="1">
            <w:r w:rsidR="006C38CE" w:rsidRPr="00524C09">
              <w:rPr>
                <w:rStyle w:val="Hyperlink"/>
                <w:noProof/>
              </w:rPr>
              <w:t>10.</w:t>
            </w:r>
            <w:r w:rsidR="006C38CE">
              <w:rPr>
                <w:rFonts w:asciiTheme="minorHAnsi" w:eastAsiaTheme="minorEastAsia" w:hAnsiTheme="minorHAnsi" w:cstheme="minorBidi"/>
                <w:noProof/>
                <w:kern w:val="2"/>
                <w14:ligatures w14:val="standardContextual"/>
              </w:rPr>
              <w:tab/>
            </w:r>
            <w:r w:rsidR="006C38CE" w:rsidRPr="00524C09">
              <w:rPr>
                <w:rStyle w:val="Hyperlink"/>
                <w:noProof/>
              </w:rPr>
              <w:t>Quellen</w:t>
            </w:r>
            <w:r w:rsidR="006C38CE">
              <w:rPr>
                <w:noProof/>
                <w:webHidden/>
              </w:rPr>
              <w:tab/>
            </w:r>
            <w:r w:rsidR="006C38CE">
              <w:rPr>
                <w:noProof/>
                <w:webHidden/>
              </w:rPr>
              <w:fldChar w:fldCharType="begin"/>
            </w:r>
            <w:r w:rsidR="006C38CE">
              <w:rPr>
                <w:noProof/>
                <w:webHidden/>
              </w:rPr>
              <w:instrText xml:space="preserve"> PAGEREF _Toc187789663 \h </w:instrText>
            </w:r>
            <w:r w:rsidR="006C38CE">
              <w:rPr>
                <w:noProof/>
                <w:webHidden/>
              </w:rPr>
            </w:r>
            <w:r w:rsidR="006C38CE">
              <w:rPr>
                <w:noProof/>
                <w:webHidden/>
              </w:rPr>
              <w:fldChar w:fldCharType="separate"/>
            </w:r>
            <w:r w:rsidR="006C38CE">
              <w:rPr>
                <w:noProof/>
                <w:webHidden/>
              </w:rPr>
              <w:t>13</w:t>
            </w:r>
            <w:r w:rsidR="006C38CE">
              <w:rPr>
                <w:noProof/>
                <w:webHidden/>
              </w:rPr>
              <w:fldChar w:fldCharType="end"/>
            </w:r>
          </w:hyperlink>
        </w:p>
        <w:p w14:paraId="0A545E25" w14:textId="291C4B31" w:rsidR="00F506F1" w:rsidRDefault="007E06A3">
          <w:pPr>
            <w:pStyle w:val="Verzeichnis1"/>
            <w:tabs>
              <w:tab w:val="left" w:pos="720"/>
              <w:tab w:val="right" w:pos="8495"/>
            </w:tabs>
            <w:rPr>
              <w:rFonts w:asciiTheme="minorHAnsi" w:eastAsiaTheme="minorEastAsia" w:hAnsiTheme="minorHAnsi" w:cstheme="minorBidi"/>
              <w:sz w:val="22"/>
              <w:szCs w:val="22"/>
            </w:rPr>
          </w:pPr>
          <w:r>
            <w:rPr>
              <w:rStyle w:val="Verzeichnissprung"/>
            </w:rPr>
            <w:fldChar w:fldCharType="end"/>
          </w:r>
        </w:p>
      </w:sdtContent>
    </w:sdt>
    <w:p w14:paraId="61AC76E6" w14:textId="77777777" w:rsidR="00F506F1" w:rsidRDefault="00F506F1">
      <w:pPr>
        <w:tabs>
          <w:tab w:val="left" w:pos="1276"/>
        </w:tabs>
      </w:pPr>
    </w:p>
    <w:p w14:paraId="305A3E02" w14:textId="77777777" w:rsidR="00F506F1" w:rsidRDefault="007E06A3">
      <w:pPr>
        <w:tabs>
          <w:tab w:val="left" w:pos="6096"/>
        </w:tabs>
        <w:sectPr w:rsidR="00F506F1">
          <w:headerReference w:type="default" r:id="rId10"/>
          <w:footerReference w:type="default" r:id="rId11"/>
          <w:footerReference w:type="first" r:id="rId12"/>
          <w:pgSz w:w="11906" w:h="16838"/>
          <w:pgMar w:top="2237" w:right="1700" w:bottom="1134" w:left="1701" w:header="851" w:footer="510" w:gutter="0"/>
          <w:pgNumType w:start="1"/>
          <w:cols w:space="720"/>
          <w:formProt w:val="0"/>
          <w:titlePg/>
          <w:docGrid w:linePitch="100"/>
        </w:sectPr>
      </w:pPr>
      <w:r>
        <w:rPr>
          <w:noProof/>
        </w:rPr>
        <mc:AlternateContent>
          <mc:Choice Requires="wps">
            <w:drawing>
              <wp:anchor distT="0" distB="0" distL="0" distR="0" simplePos="0" relativeHeight="22" behindDoc="0" locked="0" layoutInCell="1" allowOverlap="1" wp14:anchorId="708626DA" wp14:editId="658D66AA">
                <wp:simplePos x="0" y="0"/>
                <wp:positionH relativeFrom="column">
                  <wp:posOffset>5295900</wp:posOffset>
                </wp:positionH>
                <wp:positionV relativeFrom="paragraph">
                  <wp:posOffset>4711700</wp:posOffset>
                </wp:positionV>
                <wp:extent cx="1076325" cy="742950"/>
                <wp:effectExtent l="5715" t="5080" r="4445" b="5080"/>
                <wp:wrapNone/>
                <wp:docPr id="6" name="Rechteck 4"/>
                <wp:cNvGraphicFramePr/>
                <a:graphic xmlns:a="http://schemas.openxmlformats.org/drawingml/2006/main">
                  <a:graphicData uri="http://schemas.microsoft.com/office/word/2010/wordprocessingShape">
                    <wps:wsp>
                      <wps:cNvSpPr/>
                      <wps:spPr>
                        <a:xfrm>
                          <a:off x="0" y="0"/>
                          <a:ext cx="1076400" cy="743040"/>
                        </a:xfrm>
                        <a:prstGeom prst="rect">
                          <a:avLst/>
                        </a:prstGeom>
                        <a:solidFill>
                          <a:srgbClr val="FFFFFF"/>
                        </a:solidFill>
                        <a:ln w="9525">
                          <a:solidFill>
                            <a:srgbClr val="FFFFFF"/>
                          </a:solidFill>
                          <a:miter/>
                        </a:ln>
                      </wps:spPr>
                      <wps:style>
                        <a:lnRef idx="0">
                          <a:scrgbClr r="0" g="0" b="0"/>
                        </a:lnRef>
                        <a:fillRef idx="0">
                          <a:scrgbClr r="0" g="0" b="0"/>
                        </a:fillRef>
                        <a:effectRef idx="0">
                          <a:scrgbClr r="0" g="0" b="0"/>
                        </a:effectRef>
                        <a:fontRef idx="minor"/>
                      </wps:style>
                      <wps:txbx>
                        <w:txbxContent>
                          <w:p w14:paraId="6DACE8BC" w14:textId="77777777" w:rsidR="00F506F1" w:rsidRDefault="00F506F1">
                            <w:pPr>
                              <w:pStyle w:val="Rahmeninhalt"/>
                              <w:spacing w:after="0" w:line="240" w:lineRule="auto"/>
                            </w:pPr>
                          </w:p>
                        </w:txbxContent>
                      </wps:txbx>
                      <wps:bodyPr tIns="91440" bIns="91440" anchor="ctr">
                        <a:noAutofit/>
                      </wps:bodyPr>
                    </wps:wsp>
                  </a:graphicData>
                </a:graphic>
              </wp:anchor>
            </w:drawing>
          </mc:Choice>
          <mc:Fallback>
            <w:pict>
              <v:rect w14:anchorId="708626DA" id="Rechteck 4" o:spid="_x0000_s1031" style="position:absolute;margin-left:417pt;margin-top:371pt;width:84.75pt;height:58.5pt;z-index:2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" strokecolor="white">
                <v:textbox inset=",7.2pt,,7.2pt">
                  <w:txbxContent>
                    <w:p w14:paraId="6DACE8BC" w14:textId="77777777" w:rsidR="00F506F1" w:rsidRDefault="00F506F1">
                      <w:pPr>
                        <w:pStyle w:val="Rahmeninhalt"/>
                        <w:spacing w:after="0" w:line="240" w:lineRule="auto"/>
                      </w:pPr>
                    </w:p>
                  </w:txbxContent>
                </v:textbox>
              </v:rect>
            </w:pict>
          </mc:Fallback>
        </mc:AlternateContent>
      </w:r>
    </w:p>
    <w:p w14:paraId="11098E26" w14:textId="77777777" w:rsidR="00F506F1" w:rsidRDefault="007E06A3">
      <w:pPr>
        <w:pStyle w:val="berschrift1"/>
      </w:pPr>
      <w:bookmarkStart w:id="1" w:name="_Toc187789637"/>
      <w:r>
        <w:lastRenderedPageBreak/>
        <w:t>Idee</w:t>
      </w:r>
      <w:bookmarkEnd w:id="1"/>
    </w:p>
    <w:p w14:paraId="369EFCDB" w14:textId="77777777" w:rsidR="00F506F1" w:rsidRDefault="007E06A3">
      <w:pPr>
        <w:rPr>
          <w:sz w:val="20"/>
        </w:rPr>
      </w:pPr>
      <w:r>
        <w:rPr>
          <w:sz w:val="20"/>
        </w:rPr>
        <w:t xml:space="preserve">Die Idee besteht darin, die verschiedenen Teile eines Neurons in einem neuronalen Netz als analoge Schaltung nachzubilden, wobei Operationsverstärker (OPV) in den Schaltungen </w:t>
      </w:r>
      <w:r>
        <w:rPr>
          <w:sz w:val="20"/>
        </w:rPr>
        <w:t>so konfiguriert werden, dass sie mathematische Operationen ähnlich wie bei Analogrechnern ausführen.</w:t>
      </w:r>
    </w:p>
    <w:p w14:paraId="0C57281E" w14:textId="77777777" w:rsidR="00F506F1" w:rsidRDefault="007E06A3">
      <w:pPr>
        <w:pStyle w:val="berschrift1"/>
      </w:pPr>
      <w:bookmarkStart w:id="2" w:name="_Toc187789638"/>
      <w:r>
        <w:t>Motivation</w:t>
      </w:r>
      <w:bookmarkEnd w:id="2"/>
    </w:p>
    <w:p w14:paraId="06AAB01D" w14:textId="77777777" w:rsidR="00F506F1" w:rsidRDefault="007E06A3">
      <w:pPr>
        <w:pStyle w:val="KeinLeerraum"/>
        <w:rPr>
          <w:sz w:val="20"/>
        </w:rPr>
      </w:pPr>
      <w:r>
        <w:rPr>
          <w:sz w:val="20"/>
        </w:rPr>
        <w:t>Neuronale Netze sind eine sehr aktuelle Technikendwicklung mit einem hohen Zukunftspotenzial die mich sehr interessant sind. Eine Leidenschaft v</w:t>
      </w:r>
      <w:r>
        <w:rPr>
          <w:sz w:val="20"/>
        </w:rPr>
        <w:t>on mir ist die Elektronik. In meinem Projekt verbinde ich diese beiden faszinierenden Bereiche und versuche ein neuronales Netz als Hardwareaufbau zu entwickeln und aufzubauen. Bisher gibt es tausende Umsetzungen neuronaler Netze in allen möglichen Program</w:t>
      </w:r>
      <w:r>
        <w:rPr>
          <w:sz w:val="20"/>
        </w:rPr>
        <w:t xml:space="preserve">miersprachen. Mein Ansatz für den Aufbau </w:t>
      </w:r>
      <w:proofErr w:type="gramStart"/>
      <w:r>
        <w:rPr>
          <w:sz w:val="20"/>
        </w:rPr>
        <w:t>eines neuronales Netzes</w:t>
      </w:r>
      <w:proofErr w:type="gramEnd"/>
      <w:r>
        <w:rPr>
          <w:sz w:val="20"/>
        </w:rPr>
        <w:t xml:space="preserve"> in Hardware, ist hierzu eine spannende und neue Herangehensweise. In meinem Jufo-Projekt möchte ich versuchen diese Herausforderung zu meistern.</w:t>
      </w:r>
      <w:r>
        <w:rPr>
          <w:sz w:val="10"/>
        </w:rPr>
        <w:t xml:space="preserve"> </w:t>
      </w:r>
      <w:bookmarkStart w:id="3" w:name="_30j0zll"/>
      <w:bookmarkEnd w:id="3"/>
      <w:r>
        <w:rPr>
          <w:sz w:val="20"/>
        </w:rPr>
        <w:t>Funktionsweise eines neuronalen Netzes</w:t>
      </w:r>
    </w:p>
    <w:p w14:paraId="5D32F843" w14:textId="77777777" w:rsidR="00F506F1" w:rsidRDefault="007E06A3">
      <w:pPr>
        <w:pStyle w:val="berschrift1"/>
      </w:pPr>
      <w:bookmarkStart w:id="4" w:name="_Toc187789639"/>
      <w:r>
        <w:t>Funktio</w:t>
      </w:r>
      <w:r>
        <w:t>nsweise eines neuronalen Netzes</w:t>
      </w:r>
      <w:bookmarkEnd w:id="4"/>
    </w:p>
    <w:p w14:paraId="076B173B" w14:textId="77777777" w:rsidR="00F506F1" w:rsidRDefault="007E06A3">
      <w:pPr>
        <w:rPr>
          <w:sz w:val="20"/>
        </w:rPr>
      </w:pPr>
      <w:r>
        <w:rPr>
          <w:sz w:val="20"/>
        </w:rPr>
        <w:t>Ein konventionelles neuronales Netz ist in drei Ebenen unterteilt.</w:t>
      </w:r>
    </w:p>
    <w:p w14:paraId="3266F3B3" w14:textId="77777777" w:rsidR="00F506F1" w:rsidRDefault="007E06A3">
      <w:r>
        <w:rPr>
          <w:noProof/>
        </w:rPr>
        <w:drawing>
          <wp:inline distT="0" distB="0" distL="0" distR="0" wp14:anchorId="7CA87021" wp14:editId="64E2A32A">
            <wp:extent cx="5429250" cy="1918335"/>
            <wp:effectExtent l="0" t="0" r="0" b="0"/>
            <wp:docPr id="12"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fik 18"/>
                    <pic:cNvPicPr>
                      <a:picLocks noChangeAspect="1" noChangeArrowheads="1"/>
                    </pic:cNvPicPr>
                  </pic:nvPicPr>
                  <pic:blipFill>
                    <a:blip r:embed="rId13"/>
                    <a:stretch>
                      <a:fillRect/>
                    </a:stretch>
                  </pic:blipFill>
                  <pic:spPr bwMode="auto">
                    <a:xfrm>
                      <a:off x="0" y="0"/>
                      <a:ext cx="5429250" cy="1918335"/>
                    </a:xfrm>
                    <a:prstGeom prst="rect">
                      <a:avLst/>
                    </a:prstGeom>
                  </pic:spPr>
                </pic:pic>
              </a:graphicData>
            </a:graphic>
          </wp:inline>
        </w:drawing>
      </w:r>
    </w:p>
    <w:p w14:paraId="329FD586" w14:textId="77777777" w:rsidR="00F506F1" w:rsidRDefault="007E06A3">
      <w:pPr>
        <w:rPr>
          <w:sz w:val="20"/>
        </w:rPr>
      </w:pPr>
      <w:r>
        <w:rPr>
          <w:sz w:val="20"/>
        </w:rPr>
        <w:t>In der ersten Ebene werden die Inputs gewichtet. Die zweite ist die Summierung der gewichteten Eingänge und die dritte ist die Aktivierungsfunktion.</w:t>
      </w:r>
    </w:p>
    <w:p w14:paraId="38CF31B3" w14:textId="77777777" w:rsidR="00F506F1" w:rsidRDefault="007E06A3">
      <w:pPr>
        <w:pStyle w:val="berschrift2"/>
      </w:pPr>
      <w:bookmarkStart w:id="5" w:name="_Toc187789640"/>
      <w:r>
        <w:t>Gewich</w:t>
      </w:r>
      <w:r>
        <w:t>tung</w:t>
      </w:r>
      <w:bookmarkEnd w:id="5"/>
    </w:p>
    <w:p w14:paraId="7FB26675" w14:textId="77777777" w:rsidR="00F506F1" w:rsidRDefault="007E06A3">
      <w:pPr>
        <w:rPr>
          <w:sz w:val="20"/>
        </w:rPr>
      </w:pPr>
      <w:r>
        <w:rPr>
          <w:sz w:val="20"/>
        </w:rPr>
        <w:t>Bei der Gewichtung wird der Eingabewert mit einem, durch das Training festgelegten Wert multipliziert. Dieser Wert kann positiv oder negativ sein.</w:t>
      </w:r>
    </w:p>
    <w:p w14:paraId="7A118CD0" w14:textId="77777777" w:rsidR="00F506F1" w:rsidRDefault="007E06A3">
      <w:pPr>
        <w:pStyle w:val="berschrift2"/>
      </w:pPr>
      <w:bookmarkStart w:id="6" w:name="_Toc187789641"/>
      <w:r>
        <w:t>Summierung</w:t>
      </w:r>
      <w:bookmarkEnd w:id="6"/>
    </w:p>
    <w:p w14:paraId="0E540093" w14:textId="77777777" w:rsidR="00F506F1" w:rsidRDefault="007E06A3">
      <w:pPr>
        <w:rPr>
          <w:sz w:val="20"/>
        </w:rPr>
      </w:pPr>
      <w:r>
        <w:rPr>
          <w:sz w:val="20"/>
        </w:rPr>
        <w:t>Der zuvor gewichtete Wert wird nun mit anderen gewichteten Werten und einem sogenannten Bias-</w:t>
      </w:r>
      <w:r>
        <w:rPr>
          <w:sz w:val="20"/>
        </w:rPr>
        <w:t>Wert addiert. Der Bias-Wert, auch Schwellwert genannt, ermöglicht eine bessere Kontrolle über das Neuron und damit ein genaueres Training.</w:t>
      </w:r>
    </w:p>
    <w:p w14:paraId="47A6C85D" w14:textId="77777777" w:rsidR="00F506F1" w:rsidRDefault="007E06A3">
      <w:pPr>
        <w:pStyle w:val="berschrift2"/>
      </w:pPr>
      <w:bookmarkStart w:id="7" w:name="_Toc187789642"/>
      <w:r>
        <w:t>Aktivierungsfunktion</w:t>
      </w:r>
      <w:bookmarkEnd w:id="7"/>
    </w:p>
    <w:p w14:paraId="64618421" w14:textId="77777777" w:rsidR="00F506F1" w:rsidRDefault="007E06A3">
      <w:pPr>
        <w:ind w:left="720" w:hanging="720"/>
        <w:rPr>
          <w:sz w:val="20"/>
        </w:rPr>
      </w:pPr>
      <w:r>
        <w:rPr>
          <w:sz w:val="20"/>
        </w:rPr>
        <w:t xml:space="preserve">Die Aktivierungsfunktion normiert den Summenwert. Bei der </w:t>
      </w:r>
      <w:proofErr w:type="spellStart"/>
      <w:r>
        <w:rPr>
          <w:sz w:val="20"/>
        </w:rPr>
        <w:t>Sigmoidfunktion</w:t>
      </w:r>
      <w:proofErr w:type="spellEnd"/>
      <w:r>
        <w:rPr>
          <w:sz w:val="20"/>
        </w:rPr>
        <w:t xml:space="preserve"> liegt der Wert zwische</w:t>
      </w:r>
      <w:r>
        <w:rPr>
          <w:sz w:val="20"/>
        </w:rPr>
        <w:t xml:space="preserve">n 0 und 1. Die </w:t>
      </w:r>
      <w:proofErr w:type="spellStart"/>
      <w:r>
        <w:rPr>
          <w:sz w:val="20"/>
        </w:rPr>
        <w:t>Tanh</w:t>
      </w:r>
      <w:proofErr w:type="spellEnd"/>
      <w:r>
        <w:rPr>
          <w:sz w:val="20"/>
        </w:rPr>
        <w:t>-Funktion erzeugt Werte zwischen -1 und 1.</w:t>
      </w:r>
    </w:p>
    <w:p w14:paraId="0C16D8DB" w14:textId="77777777" w:rsidR="00F506F1" w:rsidRDefault="007E06A3">
      <w:pPr>
        <w:pStyle w:val="berschrift1"/>
      </w:pPr>
      <w:bookmarkStart w:id="8" w:name="_Toc187789643"/>
      <w:r>
        <w:lastRenderedPageBreak/>
        <w:t>Ansatz des analogen neuronalen Netzes</w:t>
      </w:r>
      <w:bookmarkEnd w:id="8"/>
    </w:p>
    <w:p w14:paraId="638A0E7E" w14:textId="77777777" w:rsidR="00F506F1" w:rsidRDefault="007E06A3">
      <w:pPr>
        <w:rPr>
          <w:sz w:val="20"/>
        </w:rPr>
      </w:pPr>
      <w:r>
        <w:rPr>
          <w:sz w:val="20"/>
        </w:rPr>
        <w:t xml:space="preserve">Zuerst habe ich mir überlegt, wie man ein neuronales Netz analog umsetzen könnte. Hier bietet sich ähnlich wie in Analogrechnern der Einsatz von </w:t>
      </w:r>
      <w:r>
        <w:rPr>
          <w:sz w:val="20"/>
        </w:rPr>
        <w:t>Operationsverstärkern an. Mit Hilfe von Widerstandswerten kann ich den Verstärkungsfaktor einfach einstellen. Für die angestrebte Aufgabe muss ich aber eine Möglichkeit haben, die Widerstände computergesteuert zu ändern. Grundsätzlich gibt es dafür zwei An</w:t>
      </w:r>
      <w:r>
        <w:rPr>
          <w:sz w:val="20"/>
        </w:rPr>
        <w:t>sätze. Digitale Potentiometer oder JFETs. Da digitale Potentiometer einfacher einsetzbar und ansteuerbar sind, habe ich mich für diese Lösung entschieden.</w:t>
      </w:r>
    </w:p>
    <w:p w14:paraId="425AD5CF" w14:textId="77777777" w:rsidR="00F506F1" w:rsidRDefault="007E06A3">
      <w:pPr>
        <w:pStyle w:val="berschrift2"/>
      </w:pPr>
      <w:bookmarkStart w:id="9" w:name="_Toc187789644"/>
      <w:r>
        <w:t>Bedingungen</w:t>
      </w:r>
      <w:bookmarkEnd w:id="9"/>
      <w:r>
        <w:t xml:space="preserve"> </w:t>
      </w:r>
    </w:p>
    <w:p w14:paraId="31C93E77" w14:textId="77777777" w:rsidR="00F506F1" w:rsidRDefault="007E06A3">
      <w:pPr>
        <w:rPr>
          <w:sz w:val="20"/>
        </w:rPr>
      </w:pPr>
      <w:r>
        <w:rPr>
          <w:sz w:val="20"/>
        </w:rPr>
        <w:t xml:space="preserve">Mein analoges neuronales Netz soll mit einer Spannung von +-15 V arbeiten. Damit möchte </w:t>
      </w:r>
      <w:r>
        <w:rPr>
          <w:sz w:val="20"/>
        </w:rPr>
        <w:t>ich, die Nebeneffekte des Rauschens zu reduzieren. Dazu müssen die Operationsverstärker eine Spannung von +-15 V aushalten. Außerdem sollte der Operationsverstärker ein geringes (Eigen)Rauschen haben, um so mit einem größeren Rausch-Signal-Abstand die Erge</w:t>
      </w:r>
      <w:r>
        <w:rPr>
          <w:sz w:val="20"/>
        </w:rPr>
        <w:t>bnisse zu verbessern.</w:t>
      </w:r>
    </w:p>
    <w:p w14:paraId="106E3406" w14:textId="77777777" w:rsidR="00F506F1" w:rsidRDefault="007E06A3">
      <w:pPr>
        <w:pStyle w:val="berschrift2"/>
      </w:pPr>
      <w:bookmarkStart w:id="10" w:name="_Toc187789645"/>
      <w:r>
        <w:t>Komponenten</w:t>
      </w:r>
      <w:bookmarkEnd w:id="10"/>
    </w:p>
    <w:p w14:paraId="6ECE8705" w14:textId="77777777" w:rsidR="00F506F1" w:rsidRDefault="007E06A3">
      <w:pPr>
        <w:rPr>
          <w:sz w:val="20"/>
        </w:rPr>
      </w:pPr>
      <w:r>
        <w:rPr>
          <w:sz w:val="20"/>
        </w:rPr>
        <w:t>Als Operationsverstärker wählte ich den OPA196IDBVR. Er kann Spannungen von +-18V ausgeben, hat ein geringes (Eigen)Rauschen und ist</w:t>
      </w:r>
      <w:ins w:id="11" w:author="Mike Stellmacher" w:date="2025-01-14T15:32:00Z">
        <w:r>
          <w:rPr>
            <w:sz w:val="20"/>
          </w:rPr>
          <w:t>,</w:t>
        </w:r>
      </w:ins>
      <w:r>
        <w:rPr>
          <w:sz w:val="20"/>
        </w:rPr>
        <w:t xml:space="preserve"> im Vergleich zu anderen OPVs, preiswert.</w:t>
      </w:r>
    </w:p>
    <w:p w14:paraId="041EB78B" w14:textId="77777777" w:rsidR="00F506F1" w:rsidRDefault="007E06A3">
      <w:pPr>
        <w:rPr>
          <w:sz w:val="20"/>
        </w:rPr>
      </w:pPr>
      <w:r>
        <w:rPr>
          <w:sz w:val="20"/>
        </w:rPr>
        <w:t>Für das digitale Potentiometer verwende ich der</w:t>
      </w:r>
      <w:r>
        <w:rPr>
          <w:sz w:val="20"/>
        </w:rPr>
        <w:t xml:space="preserve"> MCP41HV51-503E_ST, welcher auch mit Spannungen von +/-18 V kompatibel ist und über einen SPI-Bus angesteuert wird. Es existieren Varianten mit 5 </w:t>
      </w:r>
      <w:proofErr w:type="spellStart"/>
      <w:r>
        <w:rPr>
          <w:sz w:val="20"/>
        </w:rPr>
        <w:t>kΩ</w:t>
      </w:r>
      <w:proofErr w:type="spellEnd"/>
      <w:r>
        <w:rPr>
          <w:sz w:val="20"/>
        </w:rPr>
        <w:t xml:space="preserve">, 50 </w:t>
      </w:r>
      <w:proofErr w:type="spellStart"/>
      <w:r>
        <w:rPr>
          <w:sz w:val="20"/>
        </w:rPr>
        <w:t>kΩ</w:t>
      </w:r>
      <w:proofErr w:type="spellEnd"/>
      <w:r>
        <w:rPr>
          <w:sz w:val="20"/>
        </w:rPr>
        <w:t xml:space="preserve"> und 100 </w:t>
      </w:r>
      <w:proofErr w:type="spellStart"/>
      <w:r>
        <w:rPr>
          <w:sz w:val="20"/>
        </w:rPr>
        <w:t>kΩ</w:t>
      </w:r>
      <w:proofErr w:type="spellEnd"/>
      <w:r>
        <w:rPr>
          <w:sz w:val="20"/>
        </w:rPr>
        <w:t xml:space="preserve"> Widerstand. Für das Projekt wird die Variante mit 50 </w:t>
      </w:r>
      <w:proofErr w:type="spellStart"/>
      <w:r>
        <w:rPr>
          <w:sz w:val="20"/>
        </w:rPr>
        <w:t>kΩ</w:t>
      </w:r>
      <w:proofErr w:type="spellEnd"/>
      <w:r>
        <w:rPr>
          <w:sz w:val="20"/>
        </w:rPr>
        <w:t xml:space="preserve"> verwendet. Die Variante mit 5 </w:t>
      </w:r>
      <w:proofErr w:type="spellStart"/>
      <w:r>
        <w:rPr>
          <w:sz w:val="20"/>
        </w:rPr>
        <w:t>kΩ</w:t>
      </w:r>
      <w:proofErr w:type="spellEnd"/>
      <w:r>
        <w:rPr>
          <w:sz w:val="20"/>
        </w:rPr>
        <w:t xml:space="preserve"> </w:t>
      </w:r>
      <w:r>
        <w:rPr>
          <w:sz w:val="20"/>
        </w:rPr>
        <w:t xml:space="preserve">hat einen höheren Stromverbrauch zur Folge, dieser beeinträchtigt die Linearität und Stabilität der Schaltung und führt zu anderen unerwünschten Effekten, wie der Wärmeentwicklung. Die Variante mit 100 </w:t>
      </w:r>
      <w:proofErr w:type="spellStart"/>
      <w:r>
        <w:rPr>
          <w:sz w:val="20"/>
        </w:rPr>
        <w:t>kΩ</w:t>
      </w:r>
      <w:proofErr w:type="spellEnd"/>
      <w:r>
        <w:rPr>
          <w:sz w:val="20"/>
        </w:rPr>
        <w:t xml:space="preserve"> ist aufgrund des sehr geringen Stromflusses sehr an</w:t>
      </w:r>
      <w:r>
        <w:rPr>
          <w:sz w:val="20"/>
        </w:rPr>
        <w:t>fällig für Rauschen. Leider hat der Schaltkreis sehr hohe Toleranzen sie liegt bei 20 %.</w:t>
      </w:r>
    </w:p>
    <w:p w14:paraId="2973F231" w14:textId="77777777" w:rsidR="00F506F1" w:rsidRDefault="007E06A3">
      <w:pPr>
        <w:pStyle w:val="berschrift2"/>
      </w:pPr>
      <w:bookmarkStart w:id="12" w:name="_Toc187789646"/>
      <w:r>
        <w:t>Eingabe</w:t>
      </w:r>
      <w:bookmarkEnd w:id="12"/>
    </w:p>
    <w:p w14:paraId="601EF919" w14:textId="77777777" w:rsidR="00F506F1" w:rsidRDefault="007E06A3">
      <w:pPr>
        <w:rPr>
          <w:sz w:val="20"/>
        </w:rPr>
      </w:pPr>
      <w:r>
        <w:rPr>
          <w:sz w:val="20"/>
        </w:rPr>
        <w:t>Die Eingangsspannung kann beispielsweise von Sensoren oder LDRs stammen, jedoch auch vom Ausgang eines anderen Neurons. Sie wird im Bereich von -1</w:t>
      </w:r>
      <w:ins w:id="13" w:author="Mike Stellmacher" w:date="2025-01-14T16:09:00Z">
        <w:r>
          <w:rPr>
            <w:sz w:val="20"/>
          </w:rPr>
          <w:t xml:space="preserve"> </w:t>
        </w:r>
      </w:ins>
      <w:r>
        <w:rPr>
          <w:sz w:val="20"/>
        </w:rPr>
        <w:t>V bis 1</w:t>
      </w:r>
      <w:ins w:id="14" w:author="Mike Stellmacher" w:date="2025-01-14T16:09:00Z">
        <w:r>
          <w:rPr>
            <w:sz w:val="20"/>
          </w:rPr>
          <w:t xml:space="preserve"> </w:t>
        </w:r>
      </w:ins>
      <w:r>
        <w:rPr>
          <w:sz w:val="20"/>
        </w:rPr>
        <w:t>V li</w:t>
      </w:r>
      <w:r>
        <w:rPr>
          <w:sz w:val="20"/>
        </w:rPr>
        <w:t>egen.</w:t>
      </w:r>
      <w:r>
        <w:br w:type="page"/>
      </w:r>
    </w:p>
    <w:p w14:paraId="1F470FDF" w14:textId="77777777" w:rsidR="00F506F1" w:rsidRDefault="007E06A3">
      <w:pPr>
        <w:pStyle w:val="berschrift1"/>
        <w:spacing w:before="0"/>
      </w:pPr>
      <w:bookmarkStart w:id="15" w:name="_Toc187789647"/>
      <w:r>
        <w:lastRenderedPageBreak/>
        <w:t>Umsetzung des analogen neuronalen Netzes</w:t>
      </w:r>
      <w:bookmarkEnd w:id="15"/>
    </w:p>
    <w:p w14:paraId="0438A50C" w14:textId="77777777" w:rsidR="00F506F1" w:rsidRDefault="007E06A3">
      <w:pPr>
        <w:pStyle w:val="berschrift2"/>
      </w:pPr>
      <w:bookmarkStart w:id="16" w:name="_Toc187789648"/>
      <w:r>
        <w:t>Gewichtung</w:t>
      </w:r>
      <w:bookmarkEnd w:id="16"/>
    </w:p>
    <w:p w14:paraId="0C207855" w14:textId="77777777" w:rsidR="00F506F1" w:rsidRDefault="007E06A3">
      <w:pPr>
        <w:rPr>
          <w:sz w:val="20"/>
        </w:rPr>
      </w:pPr>
      <w:r>
        <w:rPr>
          <w:sz w:val="20"/>
        </w:rPr>
        <w:t>Für die Gewichtung der Eingangssignale musste ich eine Schaltung entwickeln, die entgegen üblicher OPV-Schaltungen auch von einem negativen zu einer positiven Verstärkungsfaktor umschalten kann. Di</w:t>
      </w:r>
      <w:r>
        <w:rPr>
          <w:sz w:val="20"/>
        </w:rPr>
        <w:t xml:space="preserve">eses konnte ich durch eine vorgeschaltete </w:t>
      </w:r>
      <w:proofErr w:type="spellStart"/>
      <w:r>
        <w:rPr>
          <w:sz w:val="20"/>
        </w:rPr>
        <w:t>Inverterschaltung</w:t>
      </w:r>
      <w:proofErr w:type="spellEnd"/>
      <w:r>
        <w:rPr>
          <w:sz w:val="20"/>
        </w:rPr>
        <w:t xml:space="preserve">, realisiert werden. </w:t>
      </w:r>
    </w:p>
    <w:p w14:paraId="54B5067B" w14:textId="77777777" w:rsidR="00F506F1" w:rsidRDefault="007E06A3">
      <w:pPr>
        <w:rPr>
          <w:sz w:val="20"/>
        </w:rPr>
      </w:pPr>
      <w:r>
        <w:rPr>
          <w:sz w:val="20"/>
        </w:rPr>
        <w:t>Schaltplan der Gewichtung:</w:t>
      </w:r>
    </w:p>
    <w:p w14:paraId="3FC67FF7" w14:textId="77777777" w:rsidR="00F506F1" w:rsidRDefault="007E06A3">
      <w:r>
        <w:rPr>
          <w:noProof/>
        </w:rPr>
        <w:drawing>
          <wp:inline distT="0" distB="0" distL="0" distR="0" wp14:anchorId="659A61CA" wp14:editId="6EA672EC">
            <wp:extent cx="3623310" cy="2379345"/>
            <wp:effectExtent l="0" t="0" r="0" b="0"/>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pic:cNvPicPr>
                      <a:picLocks noChangeAspect="1" noChangeArrowheads="1"/>
                    </pic:cNvPicPr>
                  </pic:nvPicPr>
                  <pic:blipFill>
                    <a:blip r:embed="rId14"/>
                    <a:stretch>
                      <a:fillRect/>
                    </a:stretch>
                  </pic:blipFill>
                  <pic:spPr bwMode="auto">
                    <a:xfrm>
                      <a:off x="0" y="0"/>
                      <a:ext cx="3623310" cy="2379345"/>
                    </a:xfrm>
                    <a:prstGeom prst="rect">
                      <a:avLst/>
                    </a:prstGeom>
                  </pic:spPr>
                </pic:pic>
              </a:graphicData>
            </a:graphic>
          </wp:inline>
        </w:drawing>
      </w:r>
    </w:p>
    <w:p w14:paraId="3D27F40F" w14:textId="77777777" w:rsidR="00F506F1" w:rsidRDefault="007E06A3">
      <w:pPr>
        <w:rPr>
          <w:sz w:val="20"/>
        </w:rPr>
      </w:pPr>
      <w:r>
        <w:rPr>
          <w:sz w:val="20"/>
        </w:rPr>
        <w:t xml:space="preserve">Der Eingabewert wird einmal invertiert (rote Linie) und einmal nicht invertiert (grüne Linie). Der nicht invertierte Wert wird an Terminal A des </w:t>
      </w:r>
      <w:r>
        <w:rPr>
          <w:sz w:val="20"/>
        </w:rPr>
        <w:t>MCP41HV51 angeschlossen, der invertierte Wert an Terminal B. In seiner grundlegenden Funktion ist der MCP41HV51 als Spannungsteiler zu betrachten.</w:t>
      </w:r>
    </w:p>
    <w:p w14:paraId="40CAA84F" w14:textId="77777777" w:rsidR="00F506F1" w:rsidRDefault="007E06A3">
      <w:r>
        <w:rPr>
          <w:noProof/>
        </w:rPr>
        <w:drawing>
          <wp:anchor distT="0" distB="0" distL="114300" distR="114300" simplePos="0" relativeHeight="34" behindDoc="0" locked="0" layoutInCell="0" allowOverlap="1" wp14:anchorId="0293C132" wp14:editId="79675F92">
            <wp:simplePos x="0" y="0"/>
            <wp:positionH relativeFrom="column">
              <wp:posOffset>-1905</wp:posOffset>
            </wp:positionH>
            <wp:positionV relativeFrom="paragraph">
              <wp:posOffset>-1905</wp:posOffset>
            </wp:positionV>
            <wp:extent cx="2714625" cy="1414145"/>
            <wp:effectExtent l="0" t="0" r="0" b="0"/>
            <wp:wrapSquare wrapText="bothSides"/>
            <wp:docPr id="14"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afik 17"/>
                    <pic:cNvPicPr>
                      <a:picLocks noChangeAspect="1" noChangeArrowheads="1"/>
                    </pic:cNvPicPr>
                  </pic:nvPicPr>
                  <pic:blipFill>
                    <a:blip r:embed="rId15"/>
                    <a:stretch>
                      <a:fillRect/>
                    </a:stretch>
                  </pic:blipFill>
                  <pic:spPr bwMode="auto">
                    <a:xfrm>
                      <a:off x="0" y="0"/>
                      <a:ext cx="2714625" cy="1414145"/>
                    </a:xfrm>
                    <a:prstGeom prst="rect">
                      <a:avLst/>
                    </a:prstGeom>
                  </pic:spPr>
                </pic:pic>
              </a:graphicData>
            </a:graphic>
          </wp:anchor>
        </w:drawing>
      </w:r>
    </w:p>
    <w:p w14:paraId="39A7B5C4" w14:textId="77777777" w:rsidR="00F506F1" w:rsidRDefault="007E06A3">
      <w:pPr>
        <w:rPr>
          <w:sz w:val="20"/>
        </w:rPr>
      </w:pPr>
      <w:r>
        <w:rPr>
          <w:sz w:val="20"/>
        </w:rPr>
        <w:t>Es ist jedoch zu beachten, dass der Ausgang des MCP41HV51 mit dem invertierten Eingang des OPV verbunden is</w:t>
      </w:r>
      <w:r>
        <w:rPr>
          <w:sz w:val="20"/>
        </w:rPr>
        <w:t xml:space="preserve">t, das heißt es handelt sich um eine virtuelle Masse (0 Volt). Nach dem 2. </w:t>
      </w:r>
      <w:proofErr w:type="spellStart"/>
      <w:r>
        <w:rPr>
          <w:sz w:val="20"/>
        </w:rPr>
        <w:t>Kirchhoffschen</w:t>
      </w:r>
      <w:proofErr w:type="spellEnd"/>
      <w:r>
        <w:rPr>
          <w:sz w:val="20"/>
        </w:rPr>
        <w:t xml:space="preserve"> Gesetz muss die Spannung an Terminal A vollständig über R1 abfallen, ebenso an Terminal B.</w:t>
      </w:r>
    </w:p>
    <w:p w14:paraId="71F4FC96" w14:textId="77777777" w:rsidR="00F506F1" w:rsidRDefault="007E06A3">
      <w:pPr>
        <w:rPr>
          <w:sz w:val="20"/>
        </w:rPr>
      </w:pPr>
      <w:r>
        <w:rPr>
          <w:sz w:val="20"/>
        </w:rPr>
        <w:t>Durch die Einstellung des Widerstandswertes des MCP kann nun der Stromfluss</w:t>
      </w:r>
      <w:r>
        <w:rPr>
          <w:sz w:val="20"/>
        </w:rPr>
        <w:t xml:space="preserve"> beeinflusst werden. Der MCP hat 256 Stufen. Bei 128 Schritten des MCP ist R1</w:t>
      </w:r>
      <w:ins w:id="17" w:author="Mike Stellmacher" w:date="2025-01-14T16:31:00Z">
        <w:r>
          <w:rPr>
            <w:sz w:val="20"/>
          </w:rPr>
          <w:t xml:space="preserve"> </w:t>
        </w:r>
      </w:ins>
      <w:r>
        <w:rPr>
          <w:sz w:val="20"/>
        </w:rPr>
        <w:t>=</w:t>
      </w:r>
      <w:ins w:id="18" w:author="Mike Stellmacher" w:date="2025-01-14T16:31:00Z">
        <w:r>
          <w:rPr>
            <w:sz w:val="20"/>
          </w:rPr>
          <w:t xml:space="preserve"> </w:t>
        </w:r>
      </w:ins>
      <w:r>
        <w:rPr>
          <w:sz w:val="20"/>
        </w:rPr>
        <w:t>25</w:t>
      </w:r>
      <w:ins w:id="19" w:author="Mike Stellmacher" w:date="2025-01-14T16:31:00Z">
        <w:r>
          <w:rPr>
            <w:sz w:val="20"/>
          </w:rPr>
          <w:t xml:space="preserve"> </w:t>
        </w:r>
      </w:ins>
      <w:proofErr w:type="spellStart"/>
      <w:r>
        <w:rPr>
          <w:sz w:val="20"/>
        </w:rPr>
        <w:t>kΩ</w:t>
      </w:r>
      <w:proofErr w:type="spellEnd"/>
      <w:r>
        <w:rPr>
          <w:sz w:val="20"/>
        </w:rPr>
        <w:t xml:space="preserve"> und R2</w:t>
      </w:r>
      <w:ins w:id="20" w:author="Mike Stellmacher" w:date="2025-01-14T16:31:00Z">
        <w:r>
          <w:rPr>
            <w:sz w:val="20"/>
          </w:rPr>
          <w:t xml:space="preserve"> </w:t>
        </w:r>
      </w:ins>
      <w:r>
        <w:rPr>
          <w:sz w:val="20"/>
        </w:rPr>
        <w:t>=</w:t>
      </w:r>
      <w:ins w:id="21" w:author="Mike Stellmacher" w:date="2025-01-14T16:31:00Z">
        <w:r>
          <w:rPr>
            <w:sz w:val="20"/>
          </w:rPr>
          <w:t xml:space="preserve"> </w:t>
        </w:r>
      </w:ins>
      <w:r>
        <w:rPr>
          <w:sz w:val="20"/>
        </w:rPr>
        <w:t>25</w:t>
      </w:r>
      <w:ins w:id="22" w:author="Mike Stellmacher" w:date="2025-01-14T16:31:00Z">
        <w:r>
          <w:rPr>
            <w:sz w:val="20"/>
          </w:rPr>
          <w:t xml:space="preserve"> </w:t>
        </w:r>
      </w:ins>
      <w:proofErr w:type="spellStart"/>
      <w:r>
        <w:rPr>
          <w:sz w:val="20"/>
        </w:rPr>
        <w:t>kΩ</w:t>
      </w:r>
      <w:proofErr w:type="spellEnd"/>
      <w:r>
        <w:rPr>
          <w:sz w:val="20"/>
        </w:rPr>
        <w:t>. Bei = 64 Schritten ist R1</w:t>
      </w:r>
      <w:ins w:id="23" w:author="Mike Stellmacher" w:date="2025-01-14T16:31:00Z">
        <w:r>
          <w:rPr>
            <w:sz w:val="20"/>
          </w:rPr>
          <w:t xml:space="preserve"> </w:t>
        </w:r>
      </w:ins>
      <w:r>
        <w:rPr>
          <w:sz w:val="20"/>
        </w:rPr>
        <w:t>=</w:t>
      </w:r>
      <w:ins w:id="24" w:author="Mike Stellmacher" w:date="2025-01-14T16:31:00Z">
        <w:r>
          <w:rPr>
            <w:sz w:val="20"/>
          </w:rPr>
          <w:t xml:space="preserve"> </w:t>
        </w:r>
      </w:ins>
      <w:r>
        <w:rPr>
          <w:sz w:val="20"/>
        </w:rPr>
        <w:t>12,5</w:t>
      </w:r>
      <w:ins w:id="25" w:author="Mike Stellmacher" w:date="2025-01-14T16:31:00Z">
        <w:r>
          <w:rPr>
            <w:sz w:val="20"/>
          </w:rPr>
          <w:t xml:space="preserve"> </w:t>
        </w:r>
      </w:ins>
      <w:proofErr w:type="spellStart"/>
      <w:r>
        <w:rPr>
          <w:sz w:val="20"/>
        </w:rPr>
        <w:t>kΩ</w:t>
      </w:r>
      <w:proofErr w:type="spellEnd"/>
      <w:r>
        <w:rPr>
          <w:sz w:val="20"/>
        </w:rPr>
        <w:t xml:space="preserve"> und R2</w:t>
      </w:r>
      <w:ins w:id="26" w:author="Mike Stellmacher" w:date="2025-01-14T16:31:00Z">
        <w:r>
          <w:rPr>
            <w:sz w:val="20"/>
          </w:rPr>
          <w:t xml:space="preserve"> </w:t>
        </w:r>
      </w:ins>
      <w:r>
        <w:rPr>
          <w:sz w:val="20"/>
        </w:rPr>
        <w:t>=</w:t>
      </w:r>
      <w:ins w:id="27" w:author="Mike Stellmacher" w:date="2025-01-14T16:31:00Z">
        <w:r>
          <w:rPr>
            <w:sz w:val="20"/>
          </w:rPr>
          <w:t xml:space="preserve"> </w:t>
        </w:r>
      </w:ins>
      <w:r>
        <w:rPr>
          <w:sz w:val="20"/>
        </w:rPr>
        <w:t>37,5</w:t>
      </w:r>
      <w:ins w:id="28" w:author="Mike Stellmacher" w:date="2025-01-14T16:31:00Z">
        <w:r>
          <w:rPr>
            <w:sz w:val="20"/>
          </w:rPr>
          <w:t xml:space="preserve"> </w:t>
        </w:r>
      </w:ins>
      <w:proofErr w:type="spellStart"/>
      <w:r>
        <w:rPr>
          <w:sz w:val="20"/>
        </w:rPr>
        <w:t>kΩ</w:t>
      </w:r>
      <w:proofErr w:type="spellEnd"/>
      <w:r>
        <w:rPr>
          <w:sz w:val="20"/>
        </w:rPr>
        <w:t>. Bei jedem Schritt verändert sich R1 um 195 Ω und R2 entgegengesetzt 195 Ω.</w:t>
      </w:r>
    </w:p>
    <w:p w14:paraId="5E8B0545" w14:textId="77777777" w:rsidR="00F506F1" w:rsidRDefault="007E06A3">
      <w:pPr>
        <w:rPr>
          <w:sz w:val="20"/>
        </w:rPr>
      </w:pPr>
      <w:r>
        <w:rPr>
          <w:sz w:val="20"/>
        </w:rPr>
        <w:t>Als Formel: x = Schritte</w:t>
      </w:r>
    </w:p>
    <w:p w14:paraId="16560ECC" w14:textId="77777777" w:rsidR="00F506F1" w:rsidRDefault="007E06A3">
      <w:pPr>
        <w:rPr>
          <w:sz w:val="20"/>
        </w:rPr>
      </w:pPr>
      <w:r>
        <w:rPr>
          <w:sz w:val="20"/>
        </w:rPr>
        <w:t>R1 = 50</w:t>
      </w:r>
      <w:ins w:id="29" w:author="Mike Stellmacher" w:date="2025-01-14T16:32:00Z">
        <w:r>
          <w:rPr>
            <w:sz w:val="20"/>
          </w:rPr>
          <w:t xml:space="preserve"> </w:t>
        </w:r>
      </w:ins>
      <w:proofErr w:type="spellStart"/>
      <w:r>
        <w:rPr>
          <w:sz w:val="20"/>
        </w:rPr>
        <w:t>kΩ</w:t>
      </w:r>
      <w:proofErr w:type="spellEnd"/>
      <m:oMath>
        <m:f>
          <m:fPr>
            <m:ctrlPr>
              <w:rPr>
                <w:rFonts w:ascii="Cambria Math" w:hAnsi="Cambria Math"/>
              </w:rPr>
            </m:ctrlPr>
          </m:fPr>
          <m:num>
            <m:r>
              <w:rPr>
                <w:rFonts w:ascii="Cambria Math" w:hAnsi="Cambria Math"/>
              </w:rPr>
              <m:t>x</m:t>
            </m:r>
          </m:num>
          <m:den>
            <m:r>
              <w:rPr>
                <w:rFonts w:ascii="Cambria Math" w:hAnsi="Cambria Math"/>
              </w:rPr>
              <m:t>256</m:t>
            </m:r>
          </m:den>
        </m:f>
      </m:oMath>
      <w:r>
        <w:rPr>
          <w:sz w:val="20"/>
        </w:rPr>
        <w:t xml:space="preserve"> </w:t>
      </w:r>
    </w:p>
    <w:p w14:paraId="7E825CB5" w14:textId="77777777" w:rsidR="00F506F1" w:rsidRDefault="007E06A3">
      <w:pPr>
        <w:rPr>
          <w:sz w:val="20"/>
        </w:rPr>
      </w:pPr>
      <w:r>
        <w:rPr>
          <w:sz w:val="20"/>
        </w:rPr>
        <w:lastRenderedPageBreak/>
        <w:t>R2 = 50</w:t>
      </w:r>
      <w:ins w:id="30" w:author="Mike Stellmacher" w:date="2025-01-14T16:32:00Z">
        <w:r>
          <w:rPr>
            <w:sz w:val="20"/>
          </w:rPr>
          <w:t xml:space="preserve"> </w:t>
        </w:r>
      </w:ins>
      <w:proofErr w:type="spellStart"/>
      <w:r>
        <w:rPr>
          <w:sz w:val="20"/>
        </w:rPr>
        <w:t>kΩ</w:t>
      </w:r>
      <w:proofErr w:type="spellEnd"/>
      <w:r>
        <w:rPr>
          <w:sz w:val="20"/>
        </w:rPr>
        <w:t xml:space="preserve"> </w:t>
      </w:r>
      <m:oMath>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256</m:t>
            </m:r>
          </m:den>
        </m:f>
        <m:r>
          <w:rPr>
            <w:rFonts w:ascii="Cambria Math" w:hAnsi="Cambria Math"/>
          </w:rPr>
          <m:t>)</m:t>
        </m:r>
      </m:oMath>
    </w:p>
    <w:p w14:paraId="6A2B7939" w14:textId="77777777" w:rsidR="00F506F1" w:rsidRDefault="007E06A3">
      <w:pPr>
        <w:rPr>
          <w:sz w:val="20"/>
        </w:rPr>
      </w:pPr>
      <w:r>
        <w:rPr>
          <w:sz w:val="20"/>
        </w:rPr>
        <w:t>Beispiel für die Berechnung der Ströme:</w:t>
      </w:r>
    </w:p>
    <w:p w14:paraId="20D66816" w14:textId="77777777" w:rsidR="00F506F1" w:rsidRDefault="007E06A3">
      <w:pPr>
        <w:rPr>
          <w:sz w:val="20"/>
          <w:lang w:val="en-US"/>
        </w:rPr>
      </w:pPr>
      <w:proofErr w:type="spellStart"/>
      <w:r>
        <w:rPr>
          <w:sz w:val="20"/>
          <w:lang w:val="en-US"/>
        </w:rPr>
        <w:t>V_Terminal_A</w:t>
      </w:r>
      <w:proofErr w:type="spellEnd"/>
      <w:r>
        <w:rPr>
          <w:sz w:val="20"/>
          <w:vertAlign w:val="subscript"/>
          <w:lang w:val="en-US"/>
        </w:rPr>
        <w:t xml:space="preserve"> </w:t>
      </w:r>
      <w:r>
        <w:rPr>
          <w:sz w:val="20"/>
          <w:lang w:val="en-US"/>
        </w:rPr>
        <w:t xml:space="preserve">= 1V, </w:t>
      </w:r>
      <w:proofErr w:type="spellStart"/>
      <w:r>
        <w:rPr>
          <w:sz w:val="20"/>
          <w:lang w:val="en-US"/>
        </w:rPr>
        <w:t>V_Terminal_B</w:t>
      </w:r>
      <w:proofErr w:type="spellEnd"/>
      <w:r>
        <w:rPr>
          <w:sz w:val="20"/>
          <w:lang w:val="en-US"/>
        </w:rPr>
        <w:t xml:space="preserve"> = -1V, x (Schritte) = 64</w:t>
      </w:r>
    </w:p>
    <w:p w14:paraId="5C63C871" w14:textId="77777777" w:rsidR="00F506F1" w:rsidRDefault="007E06A3">
      <w:pPr>
        <w:rPr>
          <w:sz w:val="20"/>
          <w:lang w:val="en-US"/>
        </w:rPr>
      </w:pPr>
      <w:r>
        <w:rPr>
          <w:sz w:val="20"/>
          <w:lang w:val="en-US"/>
        </w:rPr>
        <w:t xml:space="preserve">I1 = </w:t>
      </w:r>
      <m:oMath>
        <m:f>
          <m:fPr>
            <m:ctrlPr>
              <w:rPr>
                <w:rFonts w:ascii="Cambria Math" w:hAnsi="Cambria Math"/>
              </w:rPr>
            </m:ctrlPr>
          </m:fPr>
          <m:num>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Terminal</m:t>
                    </m:r>
                  </m:e>
                  <m:sub>
                    <m:r>
                      <w:rPr>
                        <w:rFonts w:ascii="Cambria Math" w:hAnsi="Cambria Math"/>
                      </w:rPr>
                      <m:t>A</m:t>
                    </m:r>
                  </m:sub>
                </m:sSub>
              </m:sub>
            </m:sSub>
          </m:num>
          <m:den>
            <m:r>
              <w:rPr>
                <w:rFonts w:ascii="Cambria Math" w:hAnsi="Cambria Math"/>
              </w:rPr>
              <m:t>50</m:t>
            </m:r>
            <m:r>
              <w:rPr>
                <w:rFonts w:ascii="Cambria Math" w:hAnsi="Cambria Math"/>
              </w:rPr>
              <m:t>k</m:t>
            </m:r>
            <m:f>
              <m:fPr>
                <m:ctrlPr>
                  <w:rPr>
                    <w:rFonts w:ascii="Cambria Math" w:hAnsi="Cambria Math"/>
                  </w:rPr>
                </m:ctrlPr>
              </m:fPr>
              <m:num>
                <m:r>
                  <w:rPr>
                    <w:rFonts w:ascii="Cambria Math" w:hAnsi="Cambria Math"/>
                  </w:rPr>
                  <m:t>Ω</m:t>
                </m:r>
                <m:r>
                  <w:rPr>
                    <w:rFonts w:ascii="Cambria Math" w:hAnsi="Cambria Math"/>
                  </w:rPr>
                  <m:t>*</m:t>
                </m:r>
                <m:r>
                  <w:rPr>
                    <w:rFonts w:ascii="Cambria Math" w:hAnsi="Cambria Math"/>
                  </w:rPr>
                  <m:t>x</m:t>
                </m:r>
              </m:num>
              <m:den>
                <m:r>
                  <w:rPr>
                    <w:rFonts w:ascii="Cambria Math" w:hAnsi="Cambria Math"/>
                  </w:rPr>
                  <m:t>256</m:t>
                </m:r>
              </m:den>
            </m:f>
          </m:den>
        </m:f>
      </m:oMath>
      <w:r>
        <w:rPr>
          <w:sz w:val="20"/>
          <w:lang w:val="en-US"/>
        </w:rPr>
        <w:t xml:space="preserve"> = </w:t>
      </w:r>
      <m:oMath>
        <m:f>
          <m:fPr>
            <m:ctrlPr>
              <w:rPr>
                <w:rFonts w:ascii="Cambria Math" w:hAnsi="Cambria Math"/>
              </w:rPr>
            </m:ctrlPr>
          </m:fPr>
          <m:num>
            <m:r>
              <w:rPr>
                <w:rFonts w:ascii="Cambria Math" w:hAnsi="Cambria Math"/>
              </w:rPr>
              <m:t>1</m:t>
            </m:r>
            <m:r>
              <w:rPr>
                <w:rFonts w:ascii="Cambria Math" w:hAnsi="Cambria Math"/>
              </w:rPr>
              <m:t>V</m:t>
            </m:r>
          </m:num>
          <m:den>
            <m:r>
              <w:rPr>
                <w:rFonts w:ascii="Cambria Math" w:hAnsi="Cambria Math"/>
              </w:rPr>
              <m:t>12,5</m:t>
            </m:r>
            <m:r>
              <w:rPr>
                <w:rFonts w:ascii="Cambria Math" w:hAnsi="Cambria Math"/>
              </w:rPr>
              <m:t>kΩ</m:t>
            </m:r>
          </m:den>
        </m:f>
      </m:oMath>
      <w:r>
        <w:rPr>
          <w:sz w:val="20"/>
          <w:lang w:val="en-US"/>
        </w:rPr>
        <w:t xml:space="preserve"> = 80</w:t>
      </w:r>
      <w:ins w:id="31" w:author="Mike Stellmacher" w:date="2025-01-14T16:33:00Z">
        <w:r>
          <w:rPr>
            <w:sz w:val="20"/>
            <w:lang w:val="en-US"/>
          </w:rPr>
          <w:t xml:space="preserve"> </w:t>
        </w:r>
      </w:ins>
      <w:r>
        <w:rPr>
          <w:sz w:val="20"/>
          <w:lang w:val="en-US"/>
        </w:rPr>
        <w:t>µA</w:t>
      </w:r>
    </w:p>
    <w:p w14:paraId="7B0D7695" w14:textId="77777777" w:rsidR="00F506F1" w:rsidRDefault="007E06A3">
      <w:pPr>
        <w:rPr>
          <w:sz w:val="20"/>
          <w:lang w:val="en-US"/>
        </w:rPr>
      </w:pPr>
      <w:r>
        <w:rPr>
          <w:sz w:val="20"/>
          <w:lang w:val="en-US"/>
        </w:rPr>
        <w:t xml:space="preserve">I2 = </w:t>
      </w:r>
      <m:oMath>
        <m:f>
          <m:fPr>
            <m:ctrlPr>
              <w:rPr>
                <w:rFonts w:ascii="Cambria Math" w:hAnsi="Cambria Math"/>
              </w:rPr>
            </m:ctrlPr>
          </m:fPr>
          <m:num>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Terminal</m:t>
                    </m:r>
                  </m:e>
                  <m:sub>
                    <m:r>
                      <w:rPr>
                        <w:rFonts w:ascii="Cambria Math" w:hAnsi="Cambria Math"/>
                      </w:rPr>
                      <m:t>B</m:t>
                    </m:r>
                  </m:sub>
                </m:sSub>
              </m:sub>
            </m:sSub>
          </m:num>
          <m:den>
            <m:r>
              <w:rPr>
                <w:rFonts w:ascii="Cambria Math" w:hAnsi="Cambria Math"/>
              </w:rPr>
              <m:t>50</m:t>
            </m:r>
            <m:r>
              <w:rPr>
                <w:rFonts w:ascii="Cambria Math" w:hAnsi="Cambria Math"/>
              </w:rPr>
              <m:t>kΩ</m:t>
            </m:r>
            <m:r>
              <w:rPr>
                <w:rFonts w:ascii="Cambria Math" w:hAnsi="Cambria Math"/>
              </w:rPr>
              <m:t>*</m:t>
            </m:r>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256</m:t>
                </m:r>
              </m:den>
            </m:f>
            <m:r>
              <w:rPr>
                <w:rFonts w:ascii="Cambria Math" w:hAnsi="Cambria Math"/>
              </w:rPr>
              <m:t>)</m:t>
            </m:r>
          </m:den>
        </m:f>
      </m:oMath>
      <w:r>
        <w:rPr>
          <w:sz w:val="20"/>
          <w:lang w:val="en-US"/>
        </w:rPr>
        <w:t xml:space="preserve"> = </w:t>
      </w:r>
      <m:oMath>
        <m:f>
          <m:fPr>
            <m:ctrlPr>
              <w:rPr>
                <w:rFonts w:ascii="Cambria Math" w:hAnsi="Cambria Math"/>
              </w:rPr>
            </m:ctrlPr>
          </m:fPr>
          <m:num>
            <m:r>
              <w:rPr>
                <w:rFonts w:ascii="Cambria Math" w:hAnsi="Cambria Math"/>
              </w:rPr>
              <m:t>1</m:t>
            </m:r>
            <m:r>
              <w:rPr>
                <w:rFonts w:ascii="Cambria Math" w:hAnsi="Cambria Math"/>
              </w:rPr>
              <m:t>V</m:t>
            </m:r>
          </m:num>
          <m:den>
            <m:r>
              <w:rPr>
                <w:rFonts w:ascii="Cambria Math" w:hAnsi="Cambria Math"/>
              </w:rPr>
              <m:t>37,5</m:t>
            </m:r>
            <m:r>
              <w:rPr>
                <w:rFonts w:ascii="Cambria Math" w:hAnsi="Cambria Math"/>
              </w:rPr>
              <m:t>kΩ</m:t>
            </m:r>
          </m:den>
        </m:f>
      </m:oMath>
      <w:r>
        <w:rPr>
          <w:sz w:val="20"/>
          <w:lang w:val="en-US"/>
        </w:rPr>
        <w:t xml:space="preserve"> = 26,</w:t>
      </w:r>
      <w:r>
        <w:rPr>
          <w:sz w:val="20"/>
          <w:lang w:val="en-US"/>
        </w:rPr>
        <w:t>67</w:t>
      </w:r>
      <w:ins w:id="32" w:author="Mike Stellmacher" w:date="2025-01-14T16:33:00Z">
        <w:r>
          <w:rPr>
            <w:sz w:val="20"/>
            <w:lang w:val="en-US"/>
          </w:rPr>
          <w:t xml:space="preserve"> </w:t>
        </w:r>
      </w:ins>
      <w:r>
        <w:rPr>
          <w:sz w:val="20"/>
          <w:lang w:val="en-US"/>
        </w:rPr>
        <w:t>µA</w:t>
      </w:r>
    </w:p>
    <w:p w14:paraId="4E8B22AC" w14:textId="77777777" w:rsidR="00F506F1" w:rsidRDefault="007E06A3">
      <w:pPr>
        <w:rPr>
          <w:sz w:val="20"/>
        </w:rPr>
      </w:pPr>
      <w:r>
        <w:rPr>
          <w:sz w:val="20"/>
        </w:rPr>
        <w:t xml:space="preserve">Mit Hilfe des 2. </w:t>
      </w:r>
      <w:proofErr w:type="spellStart"/>
      <w:r>
        <w:rPr>
          <w:sz w:val="20"/>
        </w:rPr>
        <w:t>Kirchhoffschen</w:t>
      </w:r>
      <w:proofErr w:type="spellEnd"/>
      <w:r>
        <w:rPr>
          <w:sz w:val="20"/>
        </w:rPr>
        <w:t xml:space="preserve"> Gesetzes (Knotenregel) kann nun berechnet werden, wie viel Strom zum OPV fließt.</w:t>
      </w:r>
    </w:p>
    <w:p w14:paraId="4ABDF3BB" w14:textId="77777777" w:rsidR="00F506F1" w:rsidRDefault="007E06A3">
      <w:pPr>
        <w:rPr>
          <w:sz w:val="20"/>
          <w:lang w:val="en-US"/>
        </w:rPr>
      </w:pPr>
      <w:r>
        <w:rPr>
          <w:sz w:val="20"/>
          <w:lang w:val="en-US"/>
        </w:rPr>
        <w:t>I</w:t>
      </w:r>
      <w:r>
        <w:rPr>
          <w:sz w:val="20"/>
          <w:vertAlign w:val="subscript"/>
          <w:lang w:val="en-US"/>
        </w:rPr>
        <w:t>OPV</w:t>
      </w:r>
      <w:r>
        <w:rPr>
          <w:sz w:val="20"/>
          <w:lang w:val="en-US"/>
        </w:rPr>
        <w:t xml:space="preserve"> = I1 – I2 = 80</w:t>
      </w:r>
      <w:ins w:id="33" w:author="Mike Stellmacher" w:date="2025-01-14T16:33:00Z">
        <w:r>
          <w:rPr>
            <w:sz w:val="20"/>
            <w:lang w:val="en-US"/>
          </w:rPr>
          <w:t xml:space="preserve"> </w:t>
        </w:r>
      </w:ins>
      <w:r>
        <w:rPr>
          <w:sz w:val="20"/>
          <w:lang w:val="en-US"/>
        </w:rPr>
        <w:t>µA - 26,67</w:t>
      </w:r>
      <w:ins w:id="34" w:author="Mike Stellmacher" w:date="2025-01-14T16:33:00Z">
        <w:r>
          <w:rPr>
            <w:sz w:val="20"/>
            <w:lang w:val="en-US"/>
          </w:rPr>
          <w:t xml:space="preserve"> </w:t>
        </w:r>
      </w:ins>
      <w:r>
        <w:rPr>
          <w:sz w:val="20"/>
          <w:lang w:val="en-US"/>
        </w:rPr>
        <w:t>µA = 53,33</w:t>
      </w:r>
      <w:ins w:id="35" w:author="Mike Stellmacher" w:date="2025-01-14T16:33:00Z">
        <w:r>
          <w:rPr>
            <w:sz w:val="20"/>
            <w:lang w:val="en-US"/>
          </w:rPr>
          <w:t xml:space="preserve"> </w:t>
        </w:r>
      </w:ins>
      <w:r>
        <w:rPr>
          <w:sz w:val="20"/>
          <w:lang w:val="en-US"/>
        </w:rPr>
        <w:t>µA</w:t>
      </w:r>
    </w:p>
    <w:p w14:paraId="743C1F34" w14:textId="77777777" w:rsidR="00F506F1" w:rsidRDefault="007E06A3">
      <w:r>
        <w:rPr>
          <w:noProof/>
        </w:rPr>
        <w:drawing>
          <wp:inline distT="0" distB="0" distL="0" distR="0" wp14:anchorId="0DCA5E07" wp14:editId="2785F202">
            <wp:extent cx="2711450" cy="1518920"/>
            <wp:effectExtent l="0" t="0" r="0" b="0"/>
            <wp:docPr id="15"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rafik 19"/>
                    <pic:cNvPicPr>
                      <a:picLocks noChangeAspect="1" noChangeArrowheads="1"/>
                    </pic:cNvPicPr>
                  </pic:nvPicPr>
                  <pic:blipFill>
                    <a:blip r:embed="rId16"/>
                    <a:stretch>
                      <a:fillRect/>
                    </a:stretch>
                  </pic:blipFill>
                  <pic:spPr bwMode="auto">
                    <a:xfrm>
                      <a:off x="0" y="0"/>
                      <a:ext cx="2711450" cy="1518920"/>
                    </a:xfrm>
                    <a:prstGeom prst="rect">
                      <a:avLst/>
                    </a:prstGeom>
                  </pic:spPr>
                </pic:pic>
              </a:graphicData>
            </a:graphic>
          </wp:inline>
        </w:drawing>
      </w:r>
    </w:p>
    <w:p w14:paraId="4185F8AA" w14:textId="77777777" w:rsidR="00F506F1" w:rsidRDefault="007E06A3">
      <w:pPr>
        <w:rPr>
          <w:sz w:val="20"/>
        </w:rPr>
      </w:pPr>
      <w:r>
        <w:rPr>
          <w:sz w:val="20"/>
        </w:rPr>
        <w:t xml:space="preserve">Die Eingänge des OPV sind sehr hochohmig (mehrere MΩ). Durch den Eingang des OPA196 fließen also nur Ströme im Bereich von wenigen </w:t>
      </w:r>
      <w:proofErr w:type="spellStart"/>
      <w:r>
        <w:rPr>
          <w:sz w:val="20"/>
        </w:rPr>
        <w:t>pA</w:t>
      </w:r>
      <w:proofErr w:type="spellEnd"/>
      <w:r>
        <w:rPr>
          <w:sz w:val="20"/>
        </w:rPr>
        <w:t>. Das bedeutet, dass zum Stromausgleich durch den Widerstand R3 ein Strom fließen muss, der den Strom vor den Invertern auf</w:t>
      </w:r>
      <w:r>
        <w:rPr>
          <w:sz w:val="20"/>
        </w:rPr>
        <w:t xml:space="preserve"> 0 A hält. Die </w:t>
      </w:r>
      <w:proofErr w:type="spellStart"/>
      <w:r>
        <w:rPr>
          <w:sz w:val="20"/>
        </w:rPr>
        <w:t>Eingangsstöme</w:t>
      </w:r>
      <w:proofErr w:type="spellEnd"/>
      <w:r>
        <w:rPr>
          <w:sz w:val="20"/>
        </w:rPr>
        <w:t xml:space="preserve"> der OPVs sind so klein, dass sie für meine Berechnung vernachlässigt werden können. Durch R3 muss also ein Strom von -53,33</w:t>
      </w:r>
      <w:ins w:id="36" w:author="Mike Stellmacher" w:date="2025-01-14T16:35:00Z">
        <w:r>
          <w:rPr>
            <w:sz w:val="20"/>
          </w:rPr>
          <w:t xml:space="preserve"> </w:t>
        </w:r>
      </w:ins>
      <w:r>
        <w:rPr>
          <w:sz w:val="20"/>
        </w:rPr>
        <w:t xml:space="preserve">µA fließen. </w:t>
      </w:r>
    </w:p>
    <w:p w14:paraId="4BA16574" w14:textId="77777777" w:rsidR="00F506F1" w:rsidRDefault="007E06A3">
      <w:pPr>
        <w:rPr>
          <w:sz w:val="20"/>
        </w:rPr>
      </w:pPr>
      <w:r>
        <w:rPr>
          <w:sz w:val="20"/>
        </w:rPr>
        <w:t>Mit den ohmschen Gesetzen kann nun der Spannungsabfall über R3 berechnet werden.</w:t>
      </w:r>
    </w:p>
    <w:p w14:paraId="09BDE8DD" w14:textId="77777777" w:rsidR="00F506F1" w:rsidRDefault="007E06A3">
      <w:pPr>
        <w:rPr>
          <w:sz w:val="20"/>
        </w:rPr>
      </w:pPr>
      <w:r>
        <w:rPr>
          <w:sz w:val="20"/>
        </w:rPr>
        <w:t xml:space="preserve">U3 = </w:t>
      </w:r>
      <m:oMath>
        <m:r>
          <w:rPr>
            <w:rFonts w:ascii="Cambria Math" w:hAnsi="Cambria Math"/>
          </w:rPr>
          <m:t>I</m:t>
        </m:r>
        <m:r>
          <w:rPr>
            <w:rFonts w:ascii="Cambria Math" w:hAnsi="Cambria Math"/>
          </w:rPr>
          <m:t>3*</m:t>
        </m:r>
        <m:r>
          <w:rPr>
            <w:rFonts w:ascii="Cambria Math" w:hAnsi="Cambria Math"/>
          </w:rPr>
          <m:t>R</m:t>
        </m:r>
        <m:r>
          <w:rPr>
            <w:rFonts w:ascii="Cambria Math" w:hAnsi="Cambria Math"/>
          </w:rPr>
          <m:t>3</m:t>
        </m:r>
      </m:oMath>
      <w:r>
        <w:rPr>
          <w:sz w:val="20"/>
        </w:rPr>
        <w:t xml:space="preserve"> = </w:t>
      </w:r>
      <m:oMath>
        <m:r>
          <w:rPr>
            <w:rFonts w:ascii="Cambria Math" w:hAnsi="Cambria Math"/>
          </w:rPr>
          <m:t>-</m:t>
        </m:r>
        <m:r>
          <w:rPr>
            <w:rFonts w:ascii="Cambria Math" w:hAnsi="Cambria Math"/>
          </w:rPr>
          <m:t>53,33µ</m:t>
        </m:r>
        <m:r>
          <w:rPr>
            <w:rFonts w:ascii="Cambria Math" w:hAnsi="Cambria Math"/>
          </w:rPr>
          <m:t>A</m:t>
        </m:r>
        <m:r>
          <w:rPr>
            <w:rFonts w:ascii="Cambria Math" w:hAnsi="Cambria Math"/>
          </w:rPr>
          <m:t>*</m:t>
        </m:r>
        <m:r>
          <w:rPr>
            <w:rFonts w:ascii="Cambria Math" w:hAnsi="Cambria Math"/>
          </w:rPr>
          <m:t>12,4</m:t>
        </m:r>
        <m:r>
          <w:rPr>
            <w:rFonts w:ascii="Cambria Math" w:hAnsi="Cambria Math"/>
          </w:rPr>
          <m:t>k</m:t>
        </m:r>
        <m:r>
          <w:rPr>
            <w:rFonts w:ascii="Cambria Math" w:hAnsi="Cambria Math"/>
          </w:rPr>
          <m:t>Ω</m:t>
        </m:r>
      </m:oMath>
      <w:r>
        <w:rPr>
          <w:sz w:val="20"/>
        </w:rPr>
        <w:t xml:space="preserve"> = -0,66V</w:t>
      </w:r>
    </w:p>
    <w:p w14:paraId="559B11F8" w14:textId="77777777" w:rsidR="00F506F1" w:rsidRDefault="007E06A3">
      <w:r>
        <w:rPr>
          <w:noProof/>
        </w:rPr>
        <w:drawing>
          <wp:inline distT="0" distB="0" distL="0" distR="0" wp14:anchorId="58A20ACC" wp14:editId="5B85064E">
            <wp:extent cx="2413000" cy="1355090"/>
            <wp:effectExtent l="0" t="0" r="0" b="0"/>
            <wp:docPr id="16"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rafik 15"/>
                    <pic:cNvPicPr>
                      <a:picLocks noChangeAspect="1" noChangeArrowheads="1"/>
                    </pic:cNvPicPr>
                  </pic:nvPicPr>
                  <pic:blipFill>
                    <a:blip r:embed="rId17"/>
                    <a:stretch>
                      <a:fillRect/>
                    </a:stretch>
                  </pic:blipFill>
                  <pic:spPr bwMode="auto">
                    <a:xfrm>
                      <a:off x="0" y="0"/>
                      <a:ext cx="2413000" cy="1355090"/>
                    </a:xfrm>
                    <a:prstGeom prst="rect">
                      <a:avLst/>
                    </a:prstGeom>
                  </pic:spPr>
                </pic:pic>
              </a:graphicData>
            </a:graphic>
          </wp:inline>
        </w:drawing>
      </w:r>
      <w:r>
        <w:rPr>
          <w:noProof/>
        </w:rPr>
        <w:drawing>
          <wp:inline distT="0" distB="0" distL="0" distR="0" wp14:anchorId="194FC225" wp14:editId="23D7B6D2">
            <wp:extent cx="2178050" cy="1356995"/>
            <wp:effectExtent l="0" t="0" r="0" b="0"/>
            <wp:docPr id="17"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afik 22"/>
                    <pic:cNvPicPr>
                      <a:picLocks noChangeAspect="1" noChangeArrowheads="1"/>
                    </pic:cNvPicPr>
                  </pic:nvPicPr>
                  <pic:blipFill>
                    <a:blip r:embed="rId18"/>
                    <a:stretch>
                      <a:fillRect/>
                    </a:stretch>
                  </pic:blipFill>
                  <pic:spPr bwMode="auto">
                    <a:xfrm>
                      <a:off x="0" y="0"/>
                      <a:ext cx="2178050" cy="1356995"/>
                    </a:xfrm>
                    <a:prstGeom prst="rect">
                      <a:avLst/>
                    </a:prstGeom>
                  </pic:spPr>
                </pic:pic>
              </a:graphicData>
            </a:graphic>
          </wp:inline>
        </w:drawing>
      </w:r>
    </w:p>
    <w:p w14:paraId="390D2CF6" w14:textId="77777777" w:rsidR="00F506F1" w:rsidRDefault="007E06A3">
      <w:pPr>
        <w:rPr>
          <w:sz w:val="20"/>
        </w:rPr>
      </w:pPr>
      <w:r>
        <w:rPr>
          <w:sz w:val="20"/>
        </w:rPr>
        <w:t xml:space="preserve">(Das rechte Bild zeigt das von </w:t>
      </w:r>
      <w:proofErr w:type="spellStart"/>
      <w:r>
        <w:rPr>
          <w:sz w:val="20"/>
        </w:rPr>
        <w:t>LTSpice</w:t>
      </w:r>
      <w:proofErr w:type="spellEnd"/>
      <w:r>
        <w:rPr>
          <w:sz w:val="20"/>
        </w:rPr>
        <w:t xml:space="preserve"> simulierte Ergebnis.)</w:t>
      </w:r>
    </w:p>
    <w:p w14:paraId="4982B95A" w14:textId="77777777" w:rsidR="00F506F1" w:rsidRDefault="007E06A3">
      <w:pPr>
        <w:rPr>
          <w:sz w:val="20"/>
        </w:rPr>
      </w:pPr>
      <w:r>
        <w:rPr>
          <w:sz w:val="20"/>
        </w:rPr>
        <w:t>Die Ausgangsspannung des OPV beträgt somit -0,66V.</w:t>
      </w:r>
    </w:p>
    <w:p w14:paraId="370D7F52" w14:textId="77777777" w:rsidR="00F506F1" w:rsidRDefault="007E06A3">
      <w:pPr>
        <w:rPr>
          <w:sz w:val="20"/>
        </w:rPr>
      </w:pPr>
      <w:r>
        <w:rPr>
          <w:sz w:val="20"/>
        </w:rPr>
        <w:t>Direkte Berechnungsformel: u = Eingangsspannung; x = Schritte des MCP</w:t>
      </w:r>
    </w:p>
    <w:p w14:paraId="1BDA4D86" w14:textId="77777777" w:rsidR="00F506F1" w:rsidRDefault="007E06A3">
      <w:pPr>
        <w:rPr>
          <w:sz w:val="20"/>
        </w:rPr>
      </w:pPr>
      <w:r>
        <w:rPr>
          <w:sz w:val="20"/>
        </w:rPr>
        <w:lastRenderedPageBreak/>
        <w:t>U</w:t>
      </w:r>
      <w:r>
        <w:rPr>
          <w:sz w:val="20"/>
          <w:vertAlign w:val="subscript"/>
        </w:rPr>
        <w:t xml:space="preserve">OUT </w:t>
      </w:r>
      <w:r>
        <w:rPr>
          <w:sz w:val="20"/>
        </w:rPr>
        <w:t xml:space="preserve">= </w:t>
      </w:r>
      <m:oMath>
        <m:d>
          <m:dPr>
            <m:ctrlPr>
              <w:rPr>
                <w:rFonts w:ascii="Cambria Math" w:hAnsi="Cambria Math"/>
              </w:rPr>
            </m:ctrlPr>
          </m:dPr>
          <m:e>
            <m:d>
              <m:dPr>
                <m:ctrlPr>
                  <w:rPr>
                    <w:rFonts w:ascii="Cambria Math" w:hAnsi="Cambria Math"/>
                  </w:rPr>
                </m:ctrlPr>
              </m:dPr>
              <m:e>
                <m:f>
                  <m:fPr>
                    <m:ctrlPr>
                      <w:rPr>
                        <w:rFonts w:ascii="Cambria Math" w:hAnsi="Cambria Math"/>
                      </w:rPr>
                    </m:ctrlPr>
                  </m:fPr>
                  <m:num>
                    <m:r>
                      <w:rPr>
                        <w:rFonts w:ascii="Cambria Math" w:hAnsi="Cambria Math"/>
                      </w:rPr>
                      <m:t>u</m:t>
                    </m:r>
                  </m:num>
                  <m:den>
                    <m:r>
                      <w:rPr>
                        <w:rFonts w:ascii="Cambria Math" w:hAnsi="Cambria Math"/>
                      </w:rPr>
                      <m:t>50000*</m:t>
                    </m:r>
                    <m:d>
                      <m:dPr>
                        <m:ctrlPr>
                          <w:rPr>
                            <w:rFonts w:ascii="Cambria Math" w:hAnsi="Cambria Math"/>
                          </w:rPr>
                        </m:ctrlPr>
                      </m:dPr>
                      <m:e>
                        <m:f>
                          <m:fPr>
                            <m:ctrlPr>
                              <w:rPr>
                                <w:rFonts w:ascii="Cambria Math" w:hAnsi="Cambria Math"/>
                              </w:rPr>
                            </m:ctrlPr>
                          </m:fPr>
                          <m:num>
                            <m:r>
                              <w:rPr>
                                <w:rFonts w:ascii="Cambria Math" w:hAnsi="Cambria Math"/>
                              </w:rPr>
                              <m:t>x</m:t>
                            </m:r>
                          </m:num>
                          <m:den>
                            <m:r>
                              <w:rPr>
                                <w:rFonts w:ascii="Cambria Math" w:hAnsi="Cambria Math"/>
                              </w:rPr>
                              <m:t>256</m:t>
                            </m:r>
                          </m:den>
                        </m:f>
                      </m:e>
                    </m:d>
                  </m:den>
                </m:f>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m:t>
                    </m:r>
                    <m:r>
                      <w:rPr>
                        <w:rFonts w:ascii="Cambria Math" w:hAnsi="Cambria Math"/>
                      </w:rPr>
                      <m:t>u</m:t>
                    </m:r>
                  </m:num>
                  <m:den>
                    <m:r>
                      <w:rPr>
                        <w:rFonts w:ascii="Cambria Math" w:hAnsi="Cambria Math"/>
                      </w:rPr>
                      <m:t>50000*</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256</m:t>
                            </m:r>
                          </m:den>
                        </m:f>
                      </m:e>
                    </m:d>
                  </m:den>
                </m:f>
              </m:e>
            </m:d>
          </m:e>
        </m:d>
        <m:r>
          <w:rPr>
            <w:rFonts w:ascii="Cambria Math" w:hAnsi="Cambria Math"/>
          </w:rPr>
          <m:t>*</m:t>
        </m:r>
        <m:r>
          <w:rPr>
            <w:rFonts w:ascii="Cambria Math" w:hAnsi="Cambria Math"/>
          </w:rPr>
          <m:t>12400</m:t>
        </m:r>
      </m:oMath>
    </w:p>
    <w:p w14:paraId="20DCD444" w14:textId="77777777" w:rsidR="00F506F1" w:rsidRDefault="007E06A3">
      <w:pPr>
        <w:pStyle w:val="berschrift2"/>
      </w:pPr>
      <w:r>
        <w:t xml:space="preserve"> </w:t>
      </w:r>
      <w:bookmarkStart w:id="37" w:name="_Toc187789649"/>
      <w:r>
        <w:t>Summierung</w:t>
      </w:r>
      <w:bookmarkEnd w:id="37"/>
    </w:p>
    <w:p w14:paraId="52C7EC39" w14:textId="77777777" w:rsidR="00F506F1" w:rsidRDefault="007E06A3">
      <w:pPr>
        <w:rPr>
          <w:sz w:val="20"/>
        </w:rPr>
      </w:pPr>
      <w:r>
        <w:rPr>
          <w:noProof/>
        </w:rPr>
        <w:drawing>
          <wp:anchor distT="0" distB="0" distL="114300" distR="114300" simplePos="0" relativeHeight="27" behindDoc="0" locked="0" layoutInCell="0" allowOverlap="1" wp14:anchorId="258D64AA" wp14:editId="3C5BA773">
            <wp:simplePos x="0" y="0"/>
            <wp:positionH relativeFrom="column">
              <wp:posOffset>1270</wp:posOffset>
            </wp:positionH>
            <wp:positionV relativeFrom="paragraph">
              <wp:posOffset>241300</wp:posOffset>
            </wp:positionV>
            <wp:extent cx="2247900" cy="2306320"/>
            <wp:effectExtent l="0" t="0" r="0" b="0"/>
            <wp:wrapSquare wrapText="bothSides"/>
            <wp:docPr id="18"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fik 25"/>
                    <pic:cNvPicPr>
                      <a:picLocks noChangeAspect="1" noChangeArrowheads="1"/>
                    </pic:cNvPicPr>
                  </pic:nvPicPr>
                  <pic:blipFill>
                    <a:blip r:embed="rId19"/>
                    <a:stretch>
                      <a:fillRect/>
                    </a:stretch>
                  </pic:blipFill>
                  <pic:spPr bwMode="auto">
                    <a:xfrm>
                      <a:off x="0" y="0"/>
                      <a:ext cx="2247900" cy="2306320"/>
                    </a:xfrm>
                    <a:prstGeom prst="rect">
                      <a:avLst/>
                    </a:prstGeom>
                  </pic:spPr>
                </pic:pic>
              </a:graphicData>
            </a:graphic>
          </wp:anchor>
        </w:drawing>
      </w:r>
      <w:r>
        <w:rPr>
          <w:sz w:val="20"/>
        </w:rPr>
        <w:t>Das folgende Bild beschreibt die Summierung:</w:t>
      </w:r>
    </w:p>
    <w:p w14:paraId="5ABE3766" w14:textId="77777777" w:rsidR="00F506F1" w:rsidRDefault="007E06A3">
      <w:pPr>
        <w:rPr>
          <w:sz w:val="20"/>
        </w:rPr>
      </w:pPr>
      <w:r>
        <w:rPr>
          <w:sz w:val="20"/>
        </w:rPr>
        <w:t xml:space="preserve">(Links sind die zuvor beschriebenen Gewichte aufgeführt, rechts ein als </w:t>
      </w:r>
      <w:proofErr w:type="spellStart"/>
      <w:r>
        <w:rPr>
          <w:sz w:val="20"/>
        </w:rPr>
        <w:t>Summierer</w:t>
      </w:r>
      <w:proofErr w:type="spellEnd"/>
      <w:r>
        <w:rPr>
          <w:sz w:val="20"/>
        </w:rPr>
        <w:t xml:space="preserve"> konfigurierter OPV)</w:t>
      </w:r>
    </w:p>
    <w:p w14:paraId="4E602516" w14:textId="77777777" w:rsidR="00F506F1" w:rsidRDefault="00F506F1">
      <w:pPr>
        <w:rPr>
          <w:sz w:val="20"/>
        </w:rPr>
      </w:pPr>
    </w:p>
    <w:p w14:paraId="597B9F72" w14:textId="77777777" w:rsidR="00F506F1" w:rsidRDefault="00F506F1">
      <w:pPr>
        <w:rPr>
          <w:sz w:val="20"/>
        </w:rPr>
      </w:pPr>
    </w:p>
    <w:p w14:paraId="76A0CC2D" w14:textId="77777777" w:rsidR="00F506F1" w:rsidRDefault="00F506F1">
      <w:pPr>
        <w:rPr>
          <w:sz w:val="20"/>
        </w:rPr>
      </w:pPr>
    </w:p>
    <w:p w14:paraId="11C5CC8B" w14:textId="77777777" w:rsidR="00F506F1" w:rsidRDefault="00F506F1">
      <w:pPr>
        <w:rPr>
          <w:sz w:val="20"/>
        </w:rPr>
      </w:pPr>
    </w:p>
    <w:p w14:paraId="6C449D13" w14:textId="77777777" w:rsidR="00F506F1" w:rsidRDefault="00F506F1">
      <w:pPr>
        <w:rPr>
          <w:sz w:val="20"/>
        </w:rPr>
      </w:pPr>
    </w:p>
    <w:p w14:paraId="1F4AE507" w14:textId="77777777" w:rsidR="00F506F1" w:rsidRDefault="00F506F1">
      <w:pPr>
        <w:rPr>
          <w:sz w:val="20"/>
        </w:rPr>
      </w:pPr>
    </w:p>
    <w:p w14:paraId="17411297" w14:textId="77777777" w:rsidR="00F506F1" w:rsidRDefault="00F506F1">
      <w:pPr>
        <w:rPr>
          <w:sz w:val="20"/>
        </w:rPr>
      </w:pPr>
    </w:p>
    <w:p w14:paraId="3672E48D" w14:textId="77777777" w:rsidR="00F506F1" w:rsidRDefault="00F506F1">
      <w:pPr>
        <w:rPr>
          <w:sz w:val="20"/>
        </w:rPr>
      </w:pPr>
    </w:p>
    <w:p w14:paraId="70B6C9D0" w14:textId="77777777" w:rsidR="00F506F1" w:rsidRDefault="007E06A3">
      <w:pPr>
        <w:rPr>
          <w:sz w:val="20"/>
        </w:rPr>
      </w:pPr>
      <w:r>
        <w:rPr>
          <w:sz w:val="20"/>
        </w:rPr>
        <w:t xml:space="preserve">Jeder </w:t>
      </w:r>
      <w:proofErr w:type="spellStart"/>
      <w:r>
        <w:rPr>
          <w:sz w:val="20"/>
        </w:rPr>
        <w:t>Summierer</w:t>
      </w:r>
      <w:proofErr w:type="spellEnd"/>
      <w:r>
        <w:rPr>
          <w:sz w:val="20"/>
        </w:rPr>
        <w:t xml:space="preserve"> ist mit acht Gewichten und einem Bias verbunden. Weitere Gewichte </w:t>
      </w:r>
      <w:r>
        <w:rPr>
          <w:sz w:val="20"/>
        </w:rPr>
        <w:t>können über einen Carry Pin hinzugefügt werden.</w:t>
      </w:r>
    </w:p>
    <w:p w14:paraId="2F69338A" w14:textId="77777777" w:rsidR="00F506F1" w:rsidRDefault="007E06A3">
      <w:pPr>
        <w:tabs>
          <w:tab w:val="center" w:pos="4535"/>
        </w:tabs>
      </w:pPr>
      <w:r>
        <w:rPr>
          <w:sz w:val="20"/>
        </w:rPr>
        <w:t>Der Bias wird wie folgt realisiert:</w:t>
      </w:r>
      <w:r>
        <w:tab/>
      </w:r>
    </w:p>
    <w:p w14:paraId="71EAFC16" w14:textId="77777777" w:rsidR="00F506F1" w:rsidRDefault="007E06A3">
      <w:pPr>
        <w:tabs>
          <w:tab w:val="center" w:pos="4535"/>
        </w:tabs>
      </w:pPr>
      <w:r>
        <w:rPr>
          <w:noProof/>
        </w:rPr>
        <w:drawing>
          <wp:inline distT="0" distB="0" distL="0" distR="0" wp14:anchorId="2333AA84" wp14:editId="1021453A">
            <wp:extent cx="3814445" cy="1627505"/>
            <wp:effectExtent l="0" t="0" r="0" b="0"/>
            <wp:docPr id="19"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afik 14"/>
                    <pic:cNvPicPr>
                      <a:picLocks noChangeAspect="1" noChangeArrowheads="1"/>
                    </pic:cNvPicPr>
                  </pic:nvPicPr>
                  <pic:blipFill>
                    <a:blip r:embed="rId20"/>
                    <a:stretch>
                      <a:fillRect/>
                    </a:stretch>
                  </pic:blipFill>
                  <pic:spPr bwMode="auto">
                    <a:xfrm>
                      <a:off x="0" y="0"/>
                      <a:ext cx="3814445" cy="1627505"/>
                    </a:xfrm>
                    <a:prstGeom prst="rect">
                      <a:avLst/>
                    </a:prstGeom>
                  </pic:spPr>
                </pic:pic>
              </a:graphicData>
            </a:graphic>
          </wp:inline>
        </w:drawing>
      </w:r>
    </w:p>
    <w:p w14:paraId="5ED5D8B8" w14:textId="77777777" w:rsidR="00F506F1" w:rsidRDefault="007E06A3">
      <w:pPr>
        <w:tabs>
          <w:tab w:val="center" w:pos="4535"/>
        </w:tabs>
        <w:rPr>
          <w:sz w:val="20"/>
        </w:rPr>
      </w:pPr>
      <w:r>
        <w:rPr>
          <w:sz w:val="20"/>
        </w:rPr>
        <w:t>Auch hier wirkt der MCP als Spannungsteiler. Die Klemme A ist mit +15V und die Klemme B mit -15V verbunden.</w:t>
      </w:r>
    </w:p>
    <w:p w14:paraId="4CE7E714" w14:textId="77777777" w:rsidR="00F506F1" w:rsidRDefault="007E06A3">
      <w:pPr>
        <w:tabs>
          <w:tab w:val="center" w:pos="4535"/>
        </w:tabs>
        <w:rPr>
          <w:sz w:val="20"/>
        </w:rPr>
      </w:pPr>
      <w:r>
        <w:rPr>
          <w:sz w:val="20"/>
        </w:rPr>
        <w:t>Formel:</w:t>
      </w:r>
    </w:p>
    <w:p w14:paraId="7798DB1B" w14:textId="77777777" w:rsidR="00F506F1" w:rsidRDefault="007E06A3">
      <w:pPr>
        <w:tabs>
          <w:tab w:val="center" w:pos="4535"/>
        </w:tabs>
      </w:pPr>
      <m:oMathPara>
        <m:oMathParaPr>
          <m:jc m:val="left"/>
        </m:oMathParaPr>
        <m:oMath>
          <m:r>
            <w:rPr>
              <w:rFonts w:ascii="Cambria Math" w:hAnsi="Cambria Math"/>
            </w:rPr>
            <m:t>U</m:t>
          </m:r>
          <m:r>
            <w:rPr>
              <w:rFonts w:ascii="Cambria Math" w:hAnsi="Cambria Math"/>
            </w:rPr>
            <m:t>2=</m:t>
          </m:r>
          <m:d>
            <m:dPr>
              <m:ctrlPr>
                <w:rPr>
                  <w:rFonts w:ascii="Cambria Math" w:hAnsi="Cambria Math"/>
                </w:rPr>
              </m:ctrlPr>
            </m:dPr>
            <m:e>
              <m:f>
                <m:fPr>
                  <m:ctrlPr>
                    <w:rPr>
                      <w:rFonts w:ascii="Cambria Math" w:hAnsi="Cambria Math"/>
                    </w:rPr>
                  </m:ctrlPr>
                </m:fPr>
                <m:num>
                  <m:r>
                    <w:rPr>
                      <w:rFonts w:ascii="Cambria Math" w:hAnsi="Cambria Math"/>
                    </w:rPr>
                    <m:t>R</m:t>
                  </m:r>
                  <m:r>
                    <w:rPr>
                      <w:rFonts w:ascii="Cambria Math" w:hAnsi="Cambria Math"/>
                    </w:rPr>
                    <m:t>2</m:t>
                  </m:r>
                </m:num>
                <m:den>
                  <m:r>
                    <w:rPr>
                      <w:rFonts w:ascii="Cambria Math" w:hAnsi="Cambria Math"/>
                    </w:rPr>
                    <m:t>R</m:t>
                  </m:r>
                  <m:r>
                    <w:rPr>
                      <w:rFonts w:ascii="Cambria Math" w:hAnsi="Cambria Math"/>
                    </w:rPr>
                    <m:t>1+</m:t>
                  </m:r>
                  <m:r>
                    <w:rPr>
                      <w:rFonts w:ascii="Cambria Math" w:hAnsi="Cambria Math"/>
                    </w:rPr>
                    <m:t>R</m:t>
                  </m:r>
                  <m:r>
                    <w:rPr>
                      <w:rFonts w:ascii="Cambria Math" w:hAnsi="Cambria Math"/>
                    </w:rPr>
                    <m:t>2</m:t>
                  </m:r>
                </m:den>
              </m:f>
              <m:r>
                <w:rPr>
                  <w:rFonts w:ascii="Cambria Math" w:hAnsi="Cambria Math"/>
                </w:rPr>
                <m:t>*</m:t>
              </m:r>
              <m:r>
                <w:rPr>
                  <w:rFonts w:ascii="Cambria Math" w:hAnsi="Cambria Math"/>
                </w:rPr>
                <m:t>Uges</m:t>
              </m:r>
            </m:e>
          </m:d>
          <m:r>
            <w:rPr>
              <w:rFonts w:ascii="Cambria Math" w:hAnsi="Cambria Math"/>
            </w:rPr>
            <m:t>-</m:t>
          </m:r>
          <m:r>
            <w:rPr>
              <w:rFonts w:ascii="Cambria Math" w:hAnsi="Cambria Math"/>
            </w:rPr>
            <m:t>15</m:t>
          </m:r>
          <m:r>
            <w:rPr>
              <w:rFonts w:ascii="Cambria Math" w:hAnsi="Cambria Math"/>
            </w:rPr>
            <m:t>V</m:t>
          </m:r>
        </m:oMath>
      </m:oMathPara>
    </w:p>
    <w:p w14:paraId="3E1A89C7" w14:textId="77777777" w:rsidR="00F506F1" w:rsidRDefault="007E06A3">
      <w:pPr>
        <w:tabs>
          <w:tab w:val="center" w:pos="4535"/>
        </w:tabs>
        <w:rPr>
          <w:sz w:val="20"/>
        </w:rPr>
      </w:pPr>
      <w:r>
        <w:rPr>
          <w:sz w:val="20"/>
        </w:rPr>
        <w:t xml:space="preserve">R1 und R2 sind wie oben </w:t>
      </w:r>
      <w:r>
        <w:rPr>
          <w:sz w:val="20"/>
        </w:rPr>
        <w:t>für die Gewichtung zu berechnen. Zwischen den Klemmen A und B liegt eine Spannung von insgesamt 30 V an. Die -15V sind die Potentialdifferenz.</w:t>
      </w:r>
    </w:p>
    <w:p w14:paraId="1B247196" w14:textId="77777777" w:rsidR="00F506F1" w:rsidRDefault="007E06A3">
      <w:pPr>
        <w:tabs>
          <w:tab w:val="center" w:pos="4535"/>
        </w:tabs>
        <w:rPr>
          <w:sz w:val="20"/>
        </w:rPr>
      </w:pPr>
      <w:r>
        <w:rPr>
          <w:sz w:val="20"/>
        </w:rPr>
        <w:t>Der nachgeschaltete Impedanzwandler sorgt für eine konstante Spannung, die auch unter Last nicht einbricht, wie e</w:t>
      </w:r>
      <w:r>
        <w:rPr>
          <w:sz w:val="20"/>
        </w:rPr>
        <w:t>s beim MCP der Fall wäre.</w:t>
      </w:r>
    </w:p>
    <w:p w14:paraId="6026363F" w14:textId="77777777" w:rsidR="00F506F1" w:rsidRDefault="007E06A3">
      <w:pPr>
        <w:rPr>
          <w:sz w:val="20"/>
        </w:rPr>
      </w:pPr>
      <w:del w:id="38" w:author="Mike Stellmacher" w:date="2025-01-15T07:11:00Z">
        <w:r w:rsidDel="00FE0EA6">
          <w:lastRenderedPageBreak/>
          <w:br w:type="page"/>
        </w:r>
      </w:del>
    </w:p>
    <w:p w14:paraId="34FBF5EA" w14:textId="77777777" w:rsidR="00F506F1" w:rsidRDefault="007E06A3">
      <w:pPr>
        <w:pStyle w:val="berschrift2"/>
      </w:pPr>
      <w:bookmarkStart w:id="39" w:name="_Toc187789650"/>
      <w:r>
        <w:lastRenderedPageBreak/>
        <w:t>Aktivierungsfunktion</w:t>
      </w:r>
      <w:bookmarkEnd w:id="39"/>
    </w:p>
    <w:p w14:paraId="4115E27B" w14:textId="77777777" w:rsidR="00F506F1" w:rsidRDefault="007E06A3">
      <w:pPr>
        <w:rPr>
          <w:sz w:val="20"/>
        </w:rPr>
      </w:pPr>
      <w:r>
        <w:rPr>
          <w:sz w:val="20"/>
        </w:rPr>
        <w:t>Die Aktivierungsfunktion ist analog komplizierter darzustellen. Meine Idee ist es schließlich, den Spannungsabfall von Dioden zu verwenden.</w:t>
      </w:r>
    </w:p>
    <w:p w14:paraId="7F9E65AB" w14:textId="25D88B07" w:rsidR="00F506F1" w:rsidRDefault="00FE0EA6">
      <w:ins w:id="40" w:author="Mike Stellmacher" w:date="2025-01-15T07:13:00Z">
        <w:r w:rsidRPr="00427BA1">
          <w:rPr>
            <w:noProof/>
          </w:rPr>
          <w:drawing>
            <wp:anchor distT="0" distB="0" distL="114300" distR="114300" simplePos="0" relativeHeight="251659264" behindDoc="0" locked="0" layoutInCell="1" allowOverlap="1" wp14:anchorId="7F5A4AC7" wp14:editId="360E813B">
              <wp:simplePos x="0" y="0"/>
              <wp:positionH relativeFrom="column">
                <wp:posOffset>1905</wp:posOffset>
              </wp:positionH>
              <wp:positionV relativeFrom="paragraph">
                <wp:posOffset>6350</wp:posOffset>
              </wp:positionV>
              <wp:extent cx="1537335" cy="2049780"/>
              <wp:effectExtent l="0" t="0" r="0" b="0"/>
              <wp:wrapSquare wrapText="bothSides"/>
              <wp:docPr id="36"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37335" cy="2049780"/>
                      </a:xfrm>
                      <a:prstGeom prst="rect">
                        <a:avLst/>
                      </a:prstGeom>
                    </pic:spPr>
                  </pic:pic>
                </a:graphicData>
              </a:graphic>
              <wp14:sizeRelH relativeFrom="margin">
                <wp14:pctWidth>0</wp14:pctWidth>
              </wp14:sizeRelH>
              <wp14:sizeRelV relativeFrom="margin">
                <wp14:pctHeight>0</wp14:pctHeight>
              </wp14:sizeRelV>
            </wp:anchor>
          </w:drawing>
        </w:r>
      </w:ins>
      <w:del w:id="41" w:author="Mike Stellmacher" w:date="2025-01-14T16:39:00Z">
        <w:r w:rsidR="007E06A3">
          <w:rPr>
            <w:noProof/>
          </w:rPr>
          <w:drawing>
            <wp:anchor distT="0" distB="0" distL="114300" distR="114300" simplePos="0" relativeHeight="29" behindDoc="0" locked="0" layoutInCell="0" allowOverlap="1" wp14:anchorId="6769692E" wp14:editId="51F502DF">
              <wp:simplePos x="0" y="0"/>
              <wp:positionH relativeFrom="column">
                <wp:posOffset>1270</wp:posOffset>
              </wp:positionH>
              <wp:positionV relativeFrom="paragraph">
                <wp:posOffset>-2540</wp:posOffset>
              </wp:positionV>
              <wp:extent cx="1727200" cy="2302510"/>
              <wp:effectExtent l="0" t="0" r="0" b="0"/>
              <wp:wrapSquare wrapText="bothSides"/>
              <wp:docPr id="20"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fik 21"/>
                      <pic:cNvPicPr>
                        <a:picLocks noChangeAspect="1" noChangeArrowheads="1"/>
                      </pic:cNvPicPr>
                    </pic:nvPicPr>
                    <pic:blipFill>
                      <a:blip r:embed="rId22"/>
                      <a:stretch>
                        <a:fillRect/>
                      </a:stretch>
                    </pic:blipFill>
                    <pic:spPr bwMode="auto">
                      <a:xfrm>
                        <a:off x="0" y="0"/>
                        <a:ext cx="1727200" cy="2302510"/>
                      </a:xfrm>
                      <a:prstGeom prst="rect">
                        <a:avLst/>
                      </a:prstGeom>
                    </pic:spPr>
                  </pic:pic>
                </a:graphicData>
              </a:graphic>
            </wp:anchor>
          </w:drawing>
        </w:r>
        <w:r w:rsidR="007E06A3">
          <w:delText xml:space="preserve"> </w:delText>
        </w:r>
      </w:del>
      <w:r w:rsidR="007E06A3">
        <w:rPr>
          <w:sz w:val="20"/>
        </w:rPr>
        <w:t xml:space="preserve">Je größer der Strom durch eine Diode ist, desto größer ist der </w:t>
      </w:r>
      <w:r w:rsidR="007E06A3">
        <w:rPr>
          <w:sz w:val="20"/>
        </w:rPr>
        <w:t>Spannungsabfall</w:t>
      </w:r>
    </w:p>
    <w:p w14:paraId="7AAF3AEB" w14:textId="77777777" w:rsidR="00F506F1" w:rsidRDefault="00F506F1"/>
    <w:p w14:paraId="2F74357E" w14:textId="77777777" w:rsidR="00F506F1" w:rsidRDefault="00F506F1"/>
    <w:p w14:paraId="183500D0" w14:textId="77777777" w:rsidR="00F506F1" w:rsidRDefault="00F506F1"/>
    <w:p w14:paraId="446CDD77" w14:textId="77777777" w:rsidR="00F506F1" w:rsidRDefault="00F506F1"/>
    <w:p w14:paraId="1F78F706" w14:textId="77777777" w:rsidR="00F506F1" w:rsidRDefault="00F506F1"/>
    <w:p w14:paraId="7EA95E05" w14:textId="4B8788B1" w:rsidR="00F506F1" w:rsidRDefault="00F506F1"/>
    <w:p w14:paraId="4288D28A" w14:textId="2993BD80" w:rsidR="00F506F1" w:rsidRDefault="001F6B6B">
      <w:pPr>
        <w:rPr>
          <w:sz w:val="20"/>
          <w:lang w:val="en-US"/>
        </w:rPr>
      </w:pPr>
      <w:r>
        <w:rPr>
          <w:noProof/>
        </w:rPr>
        <w:drawing>
          <wp:anchor distT="0" distB="0" distL="114300" distR="114300" simplePos="0" relativeHeight="251656704" behindDoc="0" locked="0" layoutInCell="0" allowOverlap="1" wp14:anchorId="3F7BF3D6" wp14:editId="4080DFA6">
            <wp:simplePos x="0" y="0"/>
            <wp:positionH relativeFrom="column">
              <wp:posOffset>239395</wp:posOffset>
            </wp:positionH>
            <wp:positionV relativeFrom="paragraph">
              <wp:posOffset>6985</wp:posOffset>
            </wp:positionV>
            <wp:extent cx="2600325" cy="1706880"/>
            <wp:effectExtent l="0" t="0" r="0" b="0"/>
            <wp:wrapSquare wrapText="bothSides"/>
            <wp:docPr id="21"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fik 23"/>
                    <pic:cNvPicPr>
                      <a:picLocks noChangeAspect="1" noChangeArrowheads="1"/>
                    </pic:cNvPicPr>
                  </pic:nvPicPr>
                  <pic:blipFill>
                    <a:blip r:embed="rId23"/>
                    <a:stretch>
                      <a:fillRect/>
                    </a:stretch>
                  </pic:blipFill>
                  <pic:spPr bwMode="auto">
                    <a:xfrm>
                      <a:off x="0" y="0"/>
                      <a:ext cx="2600325" cy="1706880"/>
                    </a:xfrm>
                    <a:prstGeom prst="rect">
                      <a:avLst/>
                    </a:prstGeom>
                  </pic:spPr>
                </pic:pic>
              </a:graphicData>
            </a:graphic>
            <wp14:sizeRelH relativeFrom="margin">
              <wp14:pctWidth>0</wp14:pctWidth>
            </wp14:sizeRelH>
            <wp14:sizeRelV relativeFrom="margin">
              <wp14:pctHeight>0</wp14:pctHeight>
            </wp14:sizeRelV>
          </wp:anchor>
        </w:drawing>
      </w:r>
      <w:r w:rsidR="007E06A3">
        <w:rPr>
          <w:sz w:val="20"/>
          <w:lang w:val="en-US"/>
        </w:rPr>
        <w:t xml:space="preserve">(N4148 Datasheet, Shanghai </w:t>
      </w:r>
      <w:proofErr w:type="spellStart"/>
      <w:r w:rsidR="007E06A3">
        <w:rPr>
          <w:sz w:val="20"/>
          <w:lang w:val="en-US"/>
        </w:rPr>
        <w:t>Lunsure</w:t>
      </w:r>
      <w:proofErr w:type="spellEnd"/>
      <w:r w:rsidR="007E06A3">
        <w:rPr>
          <w:sz w:val="20"/>
          <w:lang w:val="en-US"/>
        </w:rPr>
        <w:t xml:space="preserve"> Electronic)</w:t>
      </w:r>
    </w:p>
    <w:p w14:paraId="1601C131" w14:textId="77777777" w:rsidR="00F506F1" w:rsidRDefault="007E06A3">
      <w:pPr>
        <w:rPr>
          <w:sz w:val="20"/>
        </w:rPr>
      </w:pPr>
      <w:r>
        <w:rPr>
          <w:sz w:val="20"/>
        </w:rPr>
        <w:t xml:space="preserve">Zwei Dioden, ein Widerstand und ein OPV erzeugen eine </w:t>
      </w:r>
      <w:proofErr w:type="spellStart"/>
      <w:r>
        <w:rPr>
          <w:sz w:val="20"/>
        </w:rPr>
        <w:t>Tanh</w:t>
      </w:r>
      <w:proofErr w:type="spellEnd"/>
      <w:r>
        <w:rPr>
          <w:sz w:val="20"/>
        </w:rPr>
        <w:t>-Funktion.</w:t>
      </w:r>
    </w:p>
    <w:p w14:paraId="5C5D2C19" w14:textId="2BC5F86F" w:rsidR="00F506F1" w:rsidRDefault="007E06A3">
      <w:pPr>
        <w:rPr>
          <w:sz w:val="20"/>
        </w:rPr>
      </w:pPr>
      <w:r>
        <w:rPr>
          <w:sz w:val="20"/>
        </w:rPr>
        <w:t>Die beiden Dioden sind antiparallel geschaltet. Auf der rechten Seite der Dioden entsteht eine Spannung, die an der D</w:t>
      </w:r>
      <w:r>
        <w:rPr>
          <w:sz w:val="20"/>
        </w:rPr>
        <w:t xml:space="preserve">iode abfällt. Mit dem Widerstand R42 kann die Steilheit der </w:t>
      </w:r>
      <w:proofErr w:type="spellStart"/>
      <w:r>
        <w:rPr>
          <w:sz w:val="20"/>
        </w:rPr>
        <w:t>Tanh</w:t>
      </w:r>
      <w:proofErr w:type="spellEnd"/>
      <w:r>
        <w:rPr>
          <w:sz w:val="20"/>
        </w:rPr>
        <w:t>-Funktion eingestellt werden.</w:t>
      </w:r>
    </w:p>
    <w:p w14:paraId="7D7196DE" w14:textId="26DAA459" w:rsidR="00F506F1" w:rsidDel="00FE0EA6" w:rsidRDefault="001F6B6B">
      <w:pPr>
        <w:rPr>
          <w:del w:id="42" w:author="Mike Stellmacher" w:date="2025-01-15T07:13:00Z"/>
        </w:rPr>
      </w:pPr>
      <w:r>
        <w:rPr>
          <w:noProof/>
        </w:rPr>
        <w:drawing>
          <wp:anchor distT="0" distB="0" distL="0" distR="114300" simplePos="0" relativeHeight="251658752" behindDoc="0" locked="0" layoutInCell="0" allowOverlap="1" wp14:anchorId="4D8DCA1C" wp14:editId="1F2DD564">
            <wp:simplePos x="0" y="0"/>
            <wp:positionH relativeFrom="margin">
              <wp:posOffset>266263</wp:posOffset>
            </wp:positionH>
            <wp:positionV relativeFrom="paragraph">
              <wp:posOffset>185090</wp:posOffset>
            </wp:positionV>
            <wp:extent cx="2802255" cy="2214245"/>
            <wp:effectExtent l="0" t="0" r="0" b="0"/>
            <wp:wrapSquare wrapText="bothSides"/>
            <wp:docPr id="22"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fik 27"/>
                    <pic:cNvPicPr>
                      <a:picLocks noChangeAspect="1" noChangeArrowheads="1"/>
                    </pic:cNvPicPr>
                  </pic:nvPicPr>
                  <pic:blipFill>
                    <a:blip r:embed="rId24"/>
                    <a:stretch>
                      <a:fillRect/>
                    </a:stretch>
                  </pic:blipFill>
                  <pic:spPr bwMode="auto">
                    <a:xfrm>
                      <a:off x="0" y="0"/>
                      <a:ext cx="2802255" cy="2214245"/>
                    </a:xfrm>
                    <a:prstGeom prst="rect">
                      <a:avLst/>
                    </a:prstGeom>
                  </pic:spPr>
                </pic:pic>
              </a:graphicData>
            </a:graphic>
            <wp14:sizeRelH relativeFrom="margin">
              <wp14:pctWidth>0</wp14:pctWidth>
            </wp14:sizeRelH>
            <wp14:sizeRelV relativeFrom="margin">
              <wp14:pctHeight>0</wp14:pctHeight>
            </wp14:sizeRelV>
          </wp:anchor>
        </w:drawing>
      </w:r>
    </w:p>
    <w:p w14:paraId="09B5B00C" w14:textId="7ADB4B85" w:rsidR="00F506F1" w:rsidRDefault="00F506F1"/>
    <w:p w14:paraId="1A2F7755" w14:textId="1EB52860" w:rsidR="00F506F1" w:rsidRDefault="007E06A3">
      <w:r>
        <w:rPr>
          <w:sz w:val="20"/>
        </w:rPr>
        <w:t>(</w:t>
      </w:r>
      <w:proofErr w:type="spellStart"/>
      <w:r>
        <w:rPr>
          <w:sz w:val="20"/>
        </w:rPr>
        <w:t>Tanh</w:t>
      </w:r>
      <w:proofErr w:type="spellEnd"/>
      <w:r>
        <w:rPr>
          <w:sz w:val="20"/>
        </w:rPr>
        <w:t xml:space="preserve">-Funktion: Blau R42 = 2k, Rot R42 = 4k, Cyan R42 = 6k, </w:t>
      </w:r>
      <w:proofErr w:type="spellStart"/>
      <w:r>
        <w:rPr>
          <w:sz w:val="20"/>
        </w:rPr>
        <w:t>LTSpice</w:t>
      </w:r>
      <w:proofErr w:type="spellEnd"/>
      <w:r>
        <w:rPr>
          <w:sz w:val="20"/>
        </w:rPr>
        <w:t>)</w:t>
      </w:r>
    </w:p>
    <w:p w14:paraId="2A01A97C" w14:textId="77777777" w:rsidR="00F506F1" w:rsidRDefault="007E06A3">
      <w:pPr>
        <w:rPr>
          <w:sz w:val="20"/>
        </w:rPr>
      </w:pPr>
      <w:r>
        <w:rPr>
          <w:sz w:val="20"/>
        </w:rPr>
        <w:t xml:space="preserve">Nach der Funktion </w:t>
      </w:r>
      <w:proofErr w:type="spellStart"/>
      <w:r>
        <w:rPr>
          <w:sz w:val="20"/>
        </w:rPr>
        <w:t>Tanh</w:t>
      </w:r>
      <w:proofErr w:type="spellEnd"/>
      <w:r>
        <w:rPr>
          <w:sz w:val="20"/>
        </w:rPr>
        <w:t xml:space="preserve"> wird die Spannung mit dem Faktor 1,8 multipliziert und invertiert.</w:t>
      </w:r>
    </w:p>
    <w:p w14:paraId="1CCFB6F7" w14:textId="77777777" w:rsidR="00F506F1" w:rsidRDefault="007E06A3">
      <w:pPr>
        <w:rPr>
          <w:sz w:val="20"/>
        </w:rPr>
      </w:pPr>
      <w:r>
        <w:rPr>
          <w:sz w:val="20"/>
        </w:rPr>
        <w:t xml:space="preserve">Die Aktivierungsfunktion zu einer Nichtlinearität. Andererseits darf der MCP einen maximalen Strom von 6,5 mA von dem Terminal zum Ausgang entnehmen. </w:t>
      </w:r>
    </w:p>
    <w:p w14:paraId="76EFE49A" w14:textId="380DD8F7" w:rsidR="001F6B6B" w:rsidRDefault="007E06A3" w:rsidP="00FE0EA6">
      <w:pPr>
        <w:rPr>
          <w:ins w:id="43" w:author="Mike Stellmacher" w:date="2025-01-15T07:15:00Z"/>
          <w:sz w:val="20"/>
        </w:rPr>
      </w:pPr>
      <w:r>
        <w:rPr>
          <w:sz w:val="20"/>
        </w:rPr>
        <w:t>Geht man vom ungünstigsten Fall aus, d.h. R1 = 156 Ohm (195 Ohm + 20 % als Toleranz des MCP), so würde be</w:t>
      </w:r>
      <w:r>
        <w:rPr>
          <w:sz w:val="20"/>
        </w:rPr>
        <w:t>i 1 V ein Strom von 6,4 mA fließen. Dieser Wert ist noch akzeptabel, aber wenn die Spannung höher ist, kann der MCP im ungünstigsten Fall durchbrennen. Um dies zu vermeiden, darf der Eingang jeder Gewichtung maximal 1V oder minimal -1V betragen.</w:t>
      </w:r>
    </w:p>
    <w:p w14:paraId="2F61051C" w14:textId="4644F522" w:rsidR="00F506F1" w:rsidRDefault="001F6B6B" w:rsidP="001F6B6B">
      <w:pPr>
        <w:spacing w:after="0" w:line="240" w:lineRule="auto"/>
        <w:rPr>
          <w:sz w:val="20"/>
        </w:rPr>
        <w:pPrChange w:id="44" w:author="Mike Stellmacher" w:date="2025-01-15T07:15:00Z">
          <w:pPr/>
        </w:pPrChange>
      </w:pPr>
      <w:ins w:id="45" w:author="Mike Stellmacher" w:date="2025-01-15T07:15:00Z">
        <w:r>
          <w:rPr>
            <w:sz w:val="20"/>
          </w:rPr>
          <w:br w:type="page"/>
        </w:r>
      </w:ins>
    </w:p>
    <w:p w14:paraId="23A1D74F" w14:textId="77777777" w:rsidR="00F506F1" w:rsidRDefault="007E06A3">
      <w:pPr>
        <w:pStyle w:val="berschrift2"/>
      </w:pPr>
      <w:bookmarkStart w:id="46" w:name="_Toc187789651"/>
      <w:r>
        <w:t>Modularitä</w:t>
      </w:r>
      <w:r>
        <w:t>t</w:t>
      </w:r>
      <w:bookmarkEnd w:id="46"/>
    </w:p>
    <w:p w14:paraId="12CDC8C5" w14:textId="171C3E92" w:rsidR="00F506F1" w:rsidRDefault="007E06A3">
      <w:pPr>
        <w:rPr>
          <w:sz w:val="20"/>
        </w:rPr>
      </w:pPr>
      <w:r>
        <w:rPr>
          <w:sz w:val="20"/>
        </w:rPr>
        <w:t>Ein kleines neuronales Netz würde wenig Aufwand erfordern. Mit zunehmender Größe des Netzes steigt die Anzahl der Verbindungen. Wenn ich z.B. 2 Eingänge habe, die zu 3 Neuronen führen, brauche ich 6 Verbindungen. Wenn es aber 10 Eingänge und 7 versteckte</w:t>
      </w:r>
      <w:r>
        <w:rPr>
          <w:sz w:val="20"/>
        </w:rPr>
        <w:t xml:space="preserve"> Neuronen sind, dann sind es schon 70 Verbindungen.</w:t>
      </w:r>
    </w:p>
    <w:p w14:paraId="1A508B72" w14:textId="7995647D" w:rsidR="00AA70DE" w:rsidRPr="00AA70DE" w:rsidDel="000B3119" w:rsidRDefault="00AA70DE" w:rsidP="00AA70DE">
      <w:pPr>
        <w:rPr>
          <w:del w:id="47" w:author="Mike Stellmacher" w:date="2025-01-15T07:15:00Z"/>
          <w:sz w:val="20"/>
        </w:rPr>
      </w:pPr>
      <w:r w:rsidRPr="00AA70DE">
        <w:rPr>
          <w:sz w:val="20"/>
        </w:rPr>
        <w:t>Bei der Entwicklung der Hardware waren daher die Aspekte Skalierbarkeit bei gleichzeitiger Minimierung des Verdrahtungsaufwandes sehr wichtig. Hier gab es einen sehr intensiven Austausch mit einigen Makern im Projektlabor und meinen Betreuern. Herausgekommen ist ein modulares System, das eine Erweiterung über Steckverbinder oder alternativ über Flachbandkabel ermöglicht.</w:t>
      </w:r>
    </w:p>
    <w:p w14:paraId="7B9BE396" w14:textId="1F4B6B19" w:rsidR="00F506F1" w:rsidRDefault="00F506F1">
      <w:pPr>
        <w:rPr>
          <w:sz w:val="20"/>
        </w:rPr>
      </w:pPr>
    </w:p>
    <w:p w14:paraId="2676F046" w14:textId="77777777" w:rsidR="00F506F1" w:rsidRDefault="007E06A3">
      <w:pPr>
        <w:pStyle w:val="berschrift3"/>
      </w:pPr>
      <w:bookmarkStart w:id="48" w:name="_Toc187789652"/>
      <w:r>
        <w:t>Stecksystem</w:t>
      </w:r>
      <w:bookmarkEnd w:id="48"/>
    </w:p>
    <w:p w14:paraId="3BEC6DCB" w14:textId="4A57EDAC" w:rsidR="00F506F1" w:rsidRDefault="007E06A3">
      <w:pPr>
        <w:rPr>
          <w:sz w:val="20"/>
        </w:rPr>
      </w:pPr>
      <w:r>
        <w:rPr>
          <w:sz w:val="20"/>
        </w:rPr>
        <w:t>Die Idee war, dass die unterste Platine alle Signale empfängt und diese dann nach oben weiterleitet.</w:t>
      </w:r>
    </w:p>
    <w:p w14:paraId="783CDFB5" w14:textId="4EAC20EB" w:rsidR="00F506F1" w:rsidRDefault="007E06A3">
      <w:pPr>
        <w:rPr>
          <w:sz w:val="20"/>
        </w:rPr>
      </w:pPr>
      <w:r>
        <w:rPr>
          <w:noProof/>
        </w:rPr>
        <w:drawing>
          <wp:inline distT="0" distB="0" distL="0" distR="0" wp14:anchorId="41FD696F" wp14:editId="596878AC">
            <wp:extent cx="5759450" cy="1326515"/>
            <wp:effectExtent l="0" t="0" r="0" b="0"/>
            <wp:docPr id="23"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fik 32"/>
                    <pic:cNvPicPr>
                      <a:picLocks noChangeAspect="1" noChangeArrowheads="1"/>
                    </pic:cNvPicPr>
                  </pic:nvPicPr>
                  <pic:blipFill>
                    <a:blip r:embed="rId25"/>
                    <a:stretch>
                      <a:fillRect/>
                    </a:stretch>
                  </pic:blipFill>
                  <pic:spPr bwMode="auto">
                    <a:xfrm>
                      <a:off x="0" y="0"/>
                      <a:ext cx="5759450" cy="1326515"/>
                    </a:xfrm>
                    <a:prstGeom prst="rect">
                      <a:avLst/>
                    </a:prstGeom>
                  </pic:spPr>
                </pic:pic>
              </a:graphicData>
            </a:graphic>
          </wp:inline>
        </w:drawing>
      </w:r>
    </w:p>
    <w:p w14:paraId="525F1039" w14:textId="07BE8CC7" w:rsidR="00F506F1" w:rsidRDefault="007E06A3">
      <w:pPr>
        <w:rPr>
          <w:sz w:val="20"/>
        </w:rPr>
      </w:pPr>
      <w:r>
        <w:rPr>
          <w:sz w:val="20"/>
        </w:rPr>
        <w:t>(Oben im Bild die Platine für ein Neuron mit jeweils acht Gewichten)</w:t>
      </w:r>
    </w:p>
    <w:p w14:paraId="23FE4316" w14:textId="0D8826F0" w:rsidR="00F506F1" w:rsidRDefault="007E06A3">
      <w:pPr>
        <w:rPr>
          <w:sz w:val="20"/>
        </w:rPr>
      </w:pPr>
      <w:r>
        <w:rPr>
          <w:sz w:val="20"/>
        </w:rPr>
        <w:t>Alles, was in einem roten Rec</w:t>
      </w:r>
      <w:r>
        <w:rPr>
          <w:sz w:val="20"/>
        </w:rPr>
        <w:t>hteck liegt, ist ein Eingang, an dem Signale eingehen. Alles in einem blauen Rechteck leitet die Signale nach oben.</w:t>
      </w:r>
    </w:p>
    <w:p w14:paraId="6C605771" w14:textId="72426BB7" w:rsidR="00F506F1" w:rsidRDefault="000B3119">
      <w:pPr>
        <w:rPr>
          <w:sz w:val="20"/>
        </w:rPr>
      </w:pPr>
      <w:r>
        <w:rPr>
          <w:noProof/>
        </w:rPr>
        <w:drawing>
          <wp:anchor distT="0" distB="0" distL="114300" distR="114300" simplePos="0" relativeHeight="33" behindDoc="0" locked="0" layoutInCell="0" allowOverlap="1" wp14:anchorId="1057B4D5" wp14:editId="792B33C7">
            <wp:simplePos x="0" y="0"/>
            <wp:positionH relativeFrom="margin">
              <wp:align>left</wp:align>
            </wp:positionH>
            <wp:positionV relativeFrom="paragraph">
              <wp:posOffset>3191</wp:posOffset>
            </wp:positionV>
            <wp:extent cx="2463800" cy="3080385"/>
            <wp:effectExtent l="0" t="0" r="0" b="5715"/>
            <wp:wrapSquare wrapText="bothSides"/>
            <wp:docPr id="24"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fik 33"/>
                    <pic:cNvPicPr>
                      <a:picLocks noChangeAspect="1" noChangeArrowheads="1"/>
                    </pic:cNvPicPr>
                  </pic:nvPicPr>
                  <pic:blipFill>
                    <a:blip r:embed="rId26"/>
                    <a:stretch>
                      <a:fillRect/>
                    </a:stretch>
                  </pic:blipFill>
                  <pic:spPr bwMode="auto">
                    <a:xfrm>
                      <a:off x="0" y="0"/>
                      <a:ext cx="2463800" cy="3080385"/>
                    </a:xfrm>
                    <a:prstGeom prst="rect">
                      <a:avLst/>
                    </a:prstGeom>
                  </pic:spPr>
                </pic:pic>
              </a:graphicData>
            </a:graphic>
            <wp14:sizeRelH relativeFrom="margin">
              <wp14:pctWidth>0</wp14:pctWidth>
            </wp14:sizeRelH>
            <wp14:sizeRelV relativeFrom="margin">
              <wp14:pctHeight>0</wp14:pctHeight>
            </wp14:sizeRelV>
          </wp:anchor>
        </w:drawing>
      </w:r>
      <w:r w:rsidR="007E06A3">
        <w:rPr>
          <w:sz w:val="20"/>
        </w:rPr>
        <w:t xml:space="preserve">So kann ich die </w:t>
      </w:r>
      <w:proofErr w:type="spellStart"/>
      <w:r w:rsidR="007E06A3">
        <w:rPr>
          <w:sz w:val="20"/>
        </w:rPr>
        <w:t>Neuronenplatinen</w:t>
      </w:r>
      <w:proofErr w:type="spellEnd"/>
      <w:r w:rsidR="007E06A3">
        <w:rPr>
          <w:sz w:val="20"/>
        </w:rPr>
        <w:t xml:space="preserve"> einfach </w:t>
      </w:r>
      <w:proofErr w:type="gramStart"/>
      <w:r w:rsidR="007E06A3">
        <w:rPr>
          <w:sz w:val="20"/>
        </w:rPr>
        <w:t>ineinander stecken</w:t>
      </w:r>
      <w:proofErr w:type="gramEnd"/>
      <w:r w:rsidR="007E06A3">
        <w:rPr>
          <w:sz w:val="20"/>
        </w:rPr>
        <w:t xml:space="preserve"> und muss nicht jeden Ausgang der Sensoren oder eines anderen Neurons einzeln mit</w:t>
      </w:r>
      <w:r w:rsidR="007E06A3">
        <w:rPr>
          <w:sz w:val="20"/>
        </w:rPr>
        <w:t xml:space="preserve"> der nächsten Schicht verbinden.</w:t>
      </w:r>
    </w:p>
    <w:p w14:paraId="47076996" w14:textId="068D354C" w:rsidR="00F506F1" w:rsidRDefault="007E06A3">
      <w:pPr>
        <w:rPr>
          <w:sz w:val="20"/>
        </w:rPr>
      </w:pPr>
      <w:r>
        <w:rPr>
          <w:sz w:val="20"/>
        </w:rPr>
        <w:t>(Links als Diagramm dargestellt)</w:t>
      </w:r>
      <w:r>
        <w:br w:type="page"/>
      </w:r>
    </w:p>
    <w:p w14:paraId="026A69C0" w14:textId="77777777" w:rsidR="00F506F1" w:rsidRDefault="007E06A3">
      <w:pPr>
        <w:pStyle w:val="berschrift3"/>
      </w:pPr>
      <w:bookmarkStart w:id="49" w:name="_Toc187789653"/>
      <w:r>
        <w:lastRenderedPageBreak/>
        <w:t>Erweiterungssystem</w:t>
      </w:r>
      <w:bookmarkEnd w:id="49"/>
      <w:r>
        <w:br w:type="page"/>
      </w:r>
    </w:p>
    <w:p w14:paraId="47679E73" w14:textId="77777777" w:rsidR="00F506F1" w:rsidRDefault="007E06A3">
      <w:pPr>
        <w:pStyle w:val="berschrift2"/>
      </w:pPr>
      <w:bookmarkStart w:id="50" w:name="_Toc187789654"/>
      <w:r>
        <w:lastRenderedPageBreak/>
        <w:t>Programmierung/Ansteuerung</w:t>
      </w:r>
      <w:bookmarkEnd w:id="50"/>
    </w:p>
    <w:p w14:paraId="6D36885B" w14:textId="49B45419" w:rsidR="00F506F1" w:rsidRDefault="007E06A3">
      <w:pPr>
        <w:rPr>
          <w:sz w:val="20"/>
        </w:rPr>
      </w:pPr>
      <w:r>
        <w:rPr>
          <w:sz w:val="20"/>
        </w:rPr>
        <w:t xml:space="preserve">Das neuronale Netz wird von einem ESP32 gesteuert. Dieser dient einerseits zum Trainieren des neuronalen Netzes und andererseits zum Laden der </w:t>
      </w:r>
      <w:proofErr w:type="spellStart"/>
      <w:r>
        <w:rPr>
          <w:sz w:val="20"/>
        </w:rPr>
        <w:t>Gewichtswerte</w:t>
      </w:r>
      <w:r w:rsidR="006C38CE">
        <w:rPr>
          <w:sz w:val="20"/>
        </w:rPr>
        <w:t>Gewichtungen</w:t>
      </w:r>
      <w:proofErr w:type="spellEnd"/>
      <w:r>
        <w:rPr>
          <w:sz w:val="20"/>
        </w:rPr>
        <w:t>.</w:t>
      </w:r>
      <w:r w:rsidR="006C38CE">
        <w:rPr>
          <w:rStyle w:val="Kommentarzeichen"/>
        </w:rPr>
        <w:commentReference w:id="51"/>
      </w:r>
    </w:p>
    <w:p w14:paraId="6019EF16" w14:textId="77777777" w:rsidR="00F506F1" w:rsidRDefault="007E06A3">
      <w:pPr>
        <w:pStyle w:val="berschrift3"/>
      </w:pPr>
      <w:bookmarkStart w:id="52" w:name="_Toc187789655"/>
      <w:r>
        <w:t>Schnittstelle</w:t>
      </w:r>
      <w:bookmarkEnd w:id="52"/>
    </w:p>
    <w:p w14:paraId="5DF60BB6" w14:textId="13951915" w:rsidR="00F506F1" w:rsidRDefault="007E06A3">
      <w:pPr>
        <w:rPr>
          <w:sz w:val="20"/>
        </w:rPr>
      </w:pPr>
      <w:r>
        <w:rPr>
          <w:sz w:val="20"/>
        </w:rPr>
        <w:t>D</w:t>
      </w:r>
      <w:r>
        <w:rPr>
          <w:sz w:val="20"/>
        </w:rPr>
        <w:t xml:space="preserve">ie Steuerung des MCP erfolgt über </w:t>
      </w:r>
      <w:r w:rsidR="00AA70DE">
        <w:rPr>
          <w:sz w:val="20"/>
        </w:rPr>
        <w:t xml:space="preserve">einen </w:t>
      </w:r>
      <w:r>
        <w:rPr>
          <w:sz w:val="20"/>
        </w:rPr>
        <w:t>SPI</w:t>
      </w:r>
      <w:r w:rsidR="00AA70DE">
        <w:rPr>
          <w:sz w:val="20"/>
        </w:rPr>
        <w:t>-Datenbus</w:t>
      </w:r>
      <w:r>
        <w:rPr>
          <w:sz w:val="20"/>
        </w:rPr>
        <w:t xml:space="preserve">. Das Problem </w:t>
      </w:r>
      <w:r>
        <w:rPr>
          <w:sz w:val="20"/>
        </w:rPr>
        <w:t>hierbei ist, dass jeder MCP einen CS (Chip Select) hat</w:t>
      </w:r>
      <w:r w:rsidR="00AA70DE" w:rsidRPr="00AA70DE">
        <w:rPr>
          <w:sz w:val="20"/>
        </w:rPr>
        <w:t xml:space="preserve"> und dafür einen extra Anschluss benötigt</w:t>
      </w:r>
      <w:r>
        <w:rPr>
          <w:sz w:val="20"/>
        </w:rPr>
        <w:t xml:space="preserve">. Um den Verdrahtungsaufwand und somit </w:t>
      </w:r>
      <w:r w:rsidR="00AA70DE" w:rsidRPr="00AA70DE">
        <w:rPr>
          <w:sz w:val="20"/>
        </w:rPr>
        <w:t>Störsignale zu minimieren</w:t>
      </w:r>
      <w:r w:rsidR="00AA70DE" w:rsidRPr="00AA70DE" w:rsidDel="00AA70DE">
        <w:rPr>
          <w:sz w:val="20"/>
        </w:rPr>
        <w:t xml:space="preserve"> </w:t>
      </w:r>
      <w:r>
        <w:rPr>
          <w:sz w:val="20"/>
        </w:rPr>
        <w:t xml:space="preserve">zu </w:t>
      </w:r>
      <w:bookmarkStart w:id="53" w:name="_GoBack"/>
      <w:bookmarkEnd w:id="53"/>
      <w:r w:rsidR="00AA70DE">
        <w:rPr>
          <w:sz w:val="20"/>
        </w:rPr>
        <w:t>minimieren</w:t>
      </w:r>
      <w:r>
        <w:rPr>
          <w:sz w:val="20"/>
        </w:rPr>
        <w:t xml:space="preserve">, habe ich mich </w:t>
      </w:r>
      <w:r w:rsidR="00AA70DE" w:rsidRPr="00AA70DE">
        <w:rPr>
          <w:sz w:val="20"/>
        </w:rPr>
        <w:t xml:space="preserve">zur Ansteuerung der MCPs </w:t>
      </w:r>
      <w:r>
        <w:rPr>
          <w:sz w:val="20"/>
        </w:rPr>
        <w:t>für die Verwendung eine</w:t>
      </w:r>
      <w:r>
        <w:rPr>
          <w:sz w:val="20"/>
        </w:rPr>
        <w:t>s Schieberegisters entschieden.</w:t>
      </w:r>
    </w:p>
    <w:p w14:paraId="432C3476" w14:textId="77777777" w:rsidR="00F506F1" w:rsidRDefault="007E06A3">
      <w:r>
        <w:rPr>
          <w:noProof/>
        </w:rPr>
        <w:drawing>
          <wp:inline distT="0" distB="0" distL="0" distR="0" wp14:anchorId="7C80073E" wp14:editId="56A2CB3C">
            <wp:extent cx="2459990" cy="2399665"/>
            <wp:effectExtent l="0" t="0" r="0" b="0"/>
            <wp:docPr id="25"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fik 28"/>
                    <pic:cNvPicPr>
                      <a:picLocks noChangeAspect="1" noChangeArrowheads="1"/>
                    </pic:cNvPicPr>
                  </pic:nvPicPr>
                  <pic:blipFill>
                    <a:blip r:embed="rId29"/>
                    <a:stretch>
                      <a:fillRect/>
                    </a:stretch>
                  </pic:blipFill>
                  <pic:spPr bwMode="auto">
                    <a:xfrm>
                      <a:off x="0" y="0"/>
                      <a:ext cx="2459990" cy="2399665"/>
                    </a:xfrm>
                    <a:prstGeom prst="rect">
                      <a:avLst/>
                    </a:prstGeom>
                  </pic:spPr>
                </pic:pic>
              </a:graphicData>
            </a:graphic>
          </wp:inline>
        </w:drawing>
      </w:r>
    </w:p>
    <w:p w14:paraId="11E56990" w14:textId="77777777" w:rsidR="00F506F1" w:rsidRDefault="007E06A3">
      <w:pPr>
        <w:rPr>
          <w:sz w:val="20"/>
        </w:rPr>
      </w:pPr>
      <w:r>
        <w:rPr>
          <w:sz w:val="20"/>
        </w:rPr>
        <w:t xml:space="preserve">Die Steuerung erfolgt über drei Signale. Über die Datenleitung wird </w:t>
      </w:r>
      <w:commentRangeStart w:id="54"/>
      <w:r>
        <w:rPr>
          <w:sz w:val="20"/>
        </w:rPr>
        <w:t>übertragen</w:t>
      </w:r>
      <w:commentRangeEnd w:id="54"/>
      <w:r w:rsidR="006C38CE">
        <w:rPr>
          <w:rStyle w:val="Kommentarzeichen"/>
        </w:rPr>
        <w:commentReference w:id="54"/>
      </w:r>
      <w:r>
        <w:rPr>
          <w:sz w:val="20"/>
        </w:rPr>
        <w:t xml:space="preserve">, welcher MCP angesteuert wird. SCK ist die Frequenz, bei der die Daten gespeichert werden und RCK lädt die Daten in ein </w:t>
      </w:r>
      <w:commentRangeStart w:id="55"/>
      <w:r>
        <w:rPr>
          <w:sz w:val="20"/>
        </w:rPr>
        <w:t xml:space="preserve">Register </w:t>
      </w:r>
      <w:commentRangeEnd w:id="55"/>
      <w:r w:rsidR="006C38CE">
        <w:rPr>
          <w:rStyle w:val="Kommentarzeichen"/>
        </w:rPr>
        <w:commentReference w:id="55"/>
      </w:r>
      <w:r>
        <w:rPr>
          <w:sz w:val="20"/>
        </w:rPr>
        <w:t>und gibt</w:t>
      </w:r>
      <w:r>
        <w:rPr>
          <w:sz w:val="20"/>
        </w:rPr>
        <w:t xml:space="preserve"> sie aus.</w:t>
      </w:r>
    </w:p>
    <w:p w14:paraId="290F72DC" w14:textId="77777777" w:rsidR="00F506F1" w:rsidRDefault="007E06A3">
      <w:r>
        <w:rPr>
          <w:noProof/>
        </w:rPr>
        <w:drawing>
          <wp:inline distT="0" distB="0" distL="0" distR="0" wp14:anchorId="3E5BA46C" wp14:editId="5CBFA517">
            <wp:extent cx="1828800" cy="1534795"/>
            <wp:effectExtent l="0" t="0" r="0" b="0"/>
            <wp:docPr id="26"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rafik 20"/>
                    <pic:cNvPicPr>
                      <a:picLocks noChangeAspect="1" noChangeArrowheads="1"/>
                    </pic:cNvPicPr>
                  </pic:nvPicPr>
                  <pic:blipFill>
                    <a:blip r:embed="rId31"/>
                    <a:stretch>
                      <a:fillRect/>
                    </a:stretch>
                  </pic:blipFill>
                  <pic:spPr bwMode="auto">
                    <a:xfrm>
                      <a:off x="0" y="0"/>
                      <a:ext cx="1828800" cy="1534795"/>
                    </a:xfrm>
                    <a:prstGeom prst="rect">
                      <a:avLst/>
                    </a:prstGeom>
                  </pic:spPr>
                </pic:pic>
              </a:graphicData>
            </a:graphic>
          </wp:inline>
        </w:drawing>
      </w:r>
    </w:p>
    <w:p w14:paraId="50B62894" w14:textId="7C211316" w:rsidR="00F506F1" w:rsidRDefault="007E06A3">
      <w:pPr>
        <w:jc w:val="both"/>
        <w:rPr>
          <w:sz w:val="20"/>
        </w:rPr>
      </w:pPr>
      <w:r>
        <w:rPr>
          <w:sz w:val="20"/>
        </w:rPr>
        <w:t xml:space="preserve">Der MCP wird über folgende Leitungen angesteuert. </w:t>
      </w:r>
      <w:r w:rsidR="00AA70DE" w:rsidRPr="00AA70DE">
        <w:rPr>
          <w:sz w:val="20"/>
        </w:rPr>
        <w:t>CS, welche über das Schieberegister angesteuert wird</w:t>
      </w:r>
      <w:r w:rsidR="00735BED">
        <w:rPr>
          <w:sz w:val="20"/>
        </w:rPr>
        <w:t>,</w:t>
      </w:r>
      <w:del w:id="56" w:author="Berthold Sommer" w:date="2025-01-14T23:20:00Z">
        <w:r w:rsidDel="00AA70DE">
          <w:rPr>
            <w:sz w:val="20"/>
          </w:rPr>
          <w:delText>Zum einen die Leitungen CS des Schieberegisters,</w:delText>
        </w:r>
      </w:del>
      <w:r>
        <w:rPr>
          <w:sz w:val="20"/>
        </w:rPr>
        <w:t xml:space="preserve"> SDI, SDO, SCK und </w:t>
      </w:r>
      <w:del w:id="57" w:author="Berthold Sommer" w:date="2025-01-14T23:21:00Z">
        <w:r w:rsidDel="00AA70DE">
          <w:rPr>
            <w:sz w:val="20"/>
          </w:rPr>
          <w:delText xml:space="preserve">ein weiteres Signal </w:delText>
        </w:r>
      </w:del>
      <w:r>
        <w:rPr>
          <w:sz w:val="20"/>
        </w:rPr>
        <w:t xml:space="preserve">WLAT zur Speicherung des Widerstandswertes. SDI, SDO, </w:t>
      </w:r>
      <w:r>
        <w:rPr>
          <w:sz w:val="20"/>
        </w:rPr>
        <w:t>SCK und WLAT werden von allen MCP gemeinsam genutzt</w:t>
      </w:r>
      <w:r w:rsidR="008B5140" w:rsidRPr="008B5140">
        <w:rPr>
          <w:sz w:val="20"/>
        </w:rPr>
        <w:t>, da das Programmieren der einzelnen MCPs über den CS-Anschluss aktiviert bzw. deaktiviert wird</w:t>
      </w:r>
      <w:r>
        <w:rPr>
          <w:sz w:val="20"/>
        </w:rPr>
        <w:t>.</w:t>
      </w:r>
    </w:p>
    <w:p w14:paraId="773F9A9E" w14:textId="77777777" w:rsidR="00F506F1" w:rsidRDefault="007E06A3">
      <w:pPr>
        <w:rPr>
          <w:sz w:val="20"/>
        </w:rPr>
      </w:pPr>
      <w:r>
        <w:br w:type="page"/>
      </w:r>
    </w:p>
    <w:p w14:paraId="5E1B8BF8" w14:textId="77777777" w:rsidR="00F506F1" w:rsidRDefault="007E06A3">
      <w:pPr>
        <w:pStyle w:val="berschrift3"/>
      </w:pPr>
      <w:bookmarkStart w:id="58" w:name="_Toc187789656"/>
      <w:r>
        <w:lastRenderedPageBreak/>
        <w:t>Training</w:t>
      </w:r>
      <w:bookmarkEnd w:id="58"/>
    </w:p>
    <w:p w14:paraId="61D58A93" w14:textId="77777777" w:rsidR="00F506F1" w:rsidRDefault="007E06A3">
      <w:pPr>
        <w:rPr>
          <w:sz w:val="20"/>
        </w:rPr>
      </w:pPr>
      <w:r>
        <w:rPr>
          <w:sz w:val="20"/>
        </w:rPr>
        <w:t>Das neuronale Netz wird mit der Backpropagation-Methode trainiert. Dazu werden die Trainingsdaten</w:t>
      </w:r>
      <w:r>
        <w:rPr>
          <w:sz w:val="20"/>
        </w:rPr>
        <w:t xml:space="preserve"> zunächst auf einem PC trainiert. Die erhaltenen Gewichte und Bias-Werte werden dann in eine Anzahl von Schritten für den MCP umgerechnet.</w:t>
      </w:r>
    </w:p>
    <w:p w14:paraId="58320F4E" w14:textId="1BE63658" w:rsidR="00F506F1" w:rsidRDefault="007E06A3">
      <w:pPr>
        <w:rPr>
          <w:sz w:val="20"/>
        </w:rPr>
      </w:pPr>
      <w:r>
        <w:rPr>
          <w:sz w:val="20"/>
        </w:rPr>
        <w:t xml:space="preserve">Nun wird das neuronale Netz </w:t>
      </w:r>
      <w:del w:id="59" w:author="Berthold Sommer" w:date="2025-01-14T23:22:00Z">
        <w:r w:rsidDel="00BC343C">
          <w:rPr>
            <w:sz w:val="20"/>
          </w:rPr>
          <w:delText>mit einem</w:delText>
        </w:r>
      </w:del>
      <w:r w:rsidR="00BC343C">
        <w:rPr>
          <w:sz w:val="20"/>
        </w:rPr>
        <w:t>übe</w:t>
      </w:r>
      <w:r w:rsidR="00735BED">
        <w:rPr>
          <w:sz w:val="20"/>
        </w:rPr>
        <w:t>r</w:t>
      </w:r>
      <w:r w:rsidR="00BC343C">
        <w:rPr>
          <w:sz w:val="20"/>
        </w:rPr>
        <w:t xml:space="preserve"> den</w:t>
      </w:r>
      <w:r>
        <w:rPr>
          <w:sz w:val="20"/>
        </w:rPr>
        <w:t xml:space="preserve"> ESP32 direkt weiter trainiert. Dadurch sollen Toleranzen und Störungen w</w:t>
      </w:r>
      <w:r>
        <w:rPr>
          <w:sz w:val="20"/>
        </w:rPr>
        <w:t>eniger Einfluss haben, da das Netz auf der Hardware mit diesen Problemen trainiert wurde.</w:t>
      </w:r>
    </w:p>
    <w:p w14:paraId="1381FE60" w14:textId="77777777" w:rsidR="00F506F1" w:rsidRDefault="007E06A3">
      <w:pPr>
        <w:pStyle w:val="berschrift1"/>
      </w:pPr>
      <w:bookmarkStart w:id="60" w:name="_Toc187789657"/>
      <w:r>
        <w:t>Testergebnisse</w:t>
      </w:r>
      <w:bookmarkEnd w:id="60"/>
    </w:p>
    <w:p w14:paraId="7D0876F2" w14:textId="77777777" w:rsidR="00F506F1" w:rsidRDefault="007E06A3">
      <w:pPr>
        <w:pStyle w:val="berschrift2"/>
      </w:pPr>
      <w:bookmarkStart w:id="61" w:name="_Toc187789658"/>
      <w:r>
        <w:t>Beispiel an ein XOR-Gate</w:t>
      </w:r>
      <w:bookmarkEnd w:id="61"/>
    </w:p>
    <w:p w14:paraId="48C82C75" w14:textId="17923DA3" w:rsidR="00F506F1" w:rsidRDefault="007E06A3">
      <w:pPr>
        <w:rPr>
          <w:sz w:val="20"/>
        </w:rPr>
      </w:pPr>
      <w:r>
        <w:rPr>
          <w:sz w:val="20"/>
        </w:rPr>
        <w:t xml:space="preserve">Da die Platinen noch nicht geliefert wurden, kann ich leider noch keine Tests </w:t>
      </w:r>
      <w:r w:rsidR="00BC343C" w:rsidRPr="00BC343C">
        <w:rPr>
          <w:sz w:val="20"/>
        </w:rPr>
        <w:t xml:space="preserve">mit der Hardware </w:t>
      </w:r>
      <w:r>
        <w:rPr>
          <w:sz w:val="20"/>
        </w:rPr>
        <w:t xml:space="preserve">durchführen. </w:t>
      </w:r>
      <w:r w:rsidR="00BC343C" w:rsidRPr="00BC343C">
        <w:rPr>
          <w:sz w:val="20"/>
        </w:rPr>
        <w:t xml:space="preserve">Für erste Betrachtungen habe ich Ergebnisse mit der Simulationssoftware </w:t>
      </w:r>
      <w:proofErr w:type="spellStart"/>
      <w:r>
        <w:rPr>
          <w:sz w:val="20"/>
        </w:rPr>
        <w:t>LTSpice</w:t>
      </w:r>
      <w:proofErr w:type="spellEnd"/>
      <w:r>
        <w:rPr>
          <w:sz w:val="20"/>
        </w:rPr>
        <w:t xml:space="preserve"> für ein einfaches XOR-Gate </w:t>
      </w:r>
      <w:r w:rsidR="00BC343C">
        <w:rPr>
          <w:sz w:val="20"/>
        </w:rPr>
        <w:t>generiert</w:t>
      </w:r>
      <w:r>
        <w:rPr>
          <w:sz w:val="20"/>
        </w:rPr>
        <w:t>.</w:t>
      </w:r>
    </w:p>
    <w:p w14:paraId="425E58CC" w14:textId="77777777" w:rsidR="00F506F1" w:rsidRDefault="007E06A3">
      <w:pPr>
        <w:rPr>
          <w:sz w:val="20"/>
        </w:rPr>
      </w:pPr>
      <w:r>
        <w:rPr>
          <w:noProof/>
        </w:rPr>
        <w:drawing>
          <wp:anchor distT="0" distB="0" distL="114300" distR="114300" simplePos="0" relativeHeight="30" behindDoc="0" locked="0" layoutInCell="0" allowOverlap="1" wp14:anchorId="3F2D45BD" wp14:editId="46D92A18">
            <wp:simplePos x="0" y="0"/>
            <wp:positionH relativeFrom="column">
              <wp:posOffset>-1905</wp:posOffset>
            </wp:positionH>
            <wp:positionV relativeFrom="paragraph">
              <wp:posOffset>-635</wp:posOffset>
            </wp:positionV>
            <wp:extent cx="3853180" cy="1647825"/>
            <wp:effectExtent l="0" t="0" r="0" b="0"/>
            <wp:wrapSquare wrapText="bothSides"/>
            <wp:docPr id="27"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rafik 26"/>
                    <pic:cNvPicPr>
                      <a:picLocks noChangeAspect="1" noChangeArrowheads="1"/>
                    </pic:cNvPicPr>
                  </pic:nvPicPr>
                  <pic:blipFill>
                    <a:blip r:embed="rId32"/>
                    <a:stretch>
                      <a:fillRect/>
                    </a:stretch>
                  </pic:blipFill>
                  <pic:spPr bwMode="auto">
                    <a:xfrm>
                      <a:off x="0" y="0"/>
                      <a:ext cx="3853180" cy="1647825"/>
                    </a:xfrm>
                    <a:prstGeom prst="rect">
                      <a:avLst/>
                    </a:prstGeom>
                  </pic:spPr>
                </pic:pic>
              </a:graphicData>
            </a:graphic>
          </wp:anchor>
        </w:drawing>
      </w:r>
      <w:r>
        <w:rPr>
          <w:sz w:val="20"/>
        </w:rPr>
        <w:t>(g = Gewicht)</w:t>
      </w:r>
    </w:p>
    <w:p w14:paraId="38817136" w14:textId="77777777" w:rsidR="00F506F1" w:rsidRDefault="00F506F1">
      <w:pPr>
        <w:rPr>
          <w:sz w:val="20"/>
        </w:rPr>
      </w:pPr>
    </w:p>
    <w:p w14:paraId="58E0FC0F" w14:textId="77777777" w:rsidR="00F506F1" w:rsidRDefault="00F506F1">
      <w:pPr>
        <w:rPr>
          <w:sz w:val="20"/>
        </w:rPr>
      </w:pPr>
    </w:p>
    <w:p w14:paraId="4A32A450" w14:textId="77777777" w:rsidR="00F506F1" w:rsidRDefault="00F506F1">
      <w:pPr>
        <w:rPr>
          <w:sz w:val="20"/>
        </w:rPr>
      </w:pPr>
    </w:p>
    <w:p w14:paraId="13D67B3D" w14:textId="77777777" w:rsidR="00F506F1" w:rsidRDefault="00F506F1">
      <w:pPr>
        <w:rPr>
          <w:sz w:val="20"/>
        </w:rPr>
      </w:pPr>
    </w:p>
    <w:p w14:paraId="26429566" w14:textId="77777777" w:rsidR="00F506F1" w:rsidRDefault="00F506F1">
      <w:pPr>
        <w:rPr>
          <w:sz w:val="20"/>
        </w:rPr>
      </w:pPr>
    </w:p>
    <w:p w14:paraId="636A3368" w14:textId="77777777" w:rsidR="00F506F1" w:rsidRDefault="00F506F1">
      <w:pPr>
        <w:rPr>
          <w:sz w:val="20"/>
        </w:rPr>
      </w:pPr>
    </w:p>
    <w:p w14:paraId="7C431650" w14:textId="77777777" w:rsidR="00F506F1" w:rsidRDefault="007E06A3">
      <w:pPr>
        <w:rPr>
          <w:sz w:val="20"/>
        </w:rPr>
      </w:pPr>
      <w:r>
        <w:rPr>
          <w:sz w:val="20"/>
        </w:rPr>
        <w:t>Die obige Abbildung zeigt den Aufbau eines neuronalen Netzes für ein XOR-Gate.</w:t>
      </w:r>
    </w:p>
    <w:p w14:paraId="34BBECBB" w14:textId="77777777" w:rsidR="00F506F1" w:rsidRDefault="007E06A3">
      <w:pPr>
        <w:rPr>
          <w:sz w:val="20"/>
        </w:rPr>
      </w:pPr>
      <w:r>
        <w:rPr>
          <w:noProof/>
        </w:rPr>
        <w:lastRenderedPageBreak/>
        <w:drawing>
          <wp:inline distT="0" distB="0" distL="0" distR="0" wp14:anchorId="1430AAAC" wp14:editId="2A1034B2">
            <wp:extent cx="5759450" cy="3036570"/>
            <wp:effectExtent l="0" t="0" r="0" b="0"/>
            <wp:docPr id="28"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rafik 11"/>
                    <pic:cNvPicPr>
                      <a:picLocks noChangeAspect="1" noChangeArrowheads="1"/>
                    </pic:cNvPicPr>
                  </pic:nvPicPr>
                  <pic:blipFill>
                    <a:blip r:embed="rId33"/>
                    <a:stretch>
                      <a:fillRect/>
                    </a:stretch>
                  </pic:blipFill>
                  <pic:spPr bwMode="auto">
                    <a:xfrm>
                      <a:off x="0" y="0"/>
                      <a:ext cx="5759450" cy="3036570"/>
                    </a:xfrm>
                    <a:prstGeom prst="rect">
                      <a:avLst/>
                    </a:prstGeom>
                  </pic:spPr>
                </pic:pic>
              </a:graphicData>
            </a:graphic>
          </wp:inline>
        </w:drawing>
      </w:r>
    </w:p>
    <w:p w14:paraId="28758A8A" w14:textId="77777777" w:rsidR="00F506F1" w:rsidRDefault="007E06A3">
      <w:pPr>
        <w:rPr>
          <w:sz w:val="20"/>
        </w:rPr>
      </w:pPr>
      <w:r>
        <w:rPr>
          <w:sz w:val="20"/>
        </w:rPr>
        <w:t xml:space="preserve">Und hier in der oberen Zeichnung die Umsetzung in </w:t>
      </w:r>
      <w:proofErr w:type="spellStart"/>
      <w:r>
        <w:rPr>
          <w:sz w:val="20"/>
        </w:rPr>
        <w:t>LTSpice</w:t>
      </w:r>
      <w:proofErr w:type="spellEnd"/>
      <w:r>
        <w:rPr>
          <w:sz w:val="20"/>
        </w:rPr>
        <w:t>. Im roten Kasten befindet sich das erste Hidden Neuron und im blauen Kasten das zweite Hidden Neuron. In grün das Output Neuron.</w:t>
      </w:r>
    </w:p>
    <w:p w14:paraId="4050AA59" w14:textId="77777777" w:rsidR="00F506F1" w:rsidRDefault="007E06A3">
      <w:pPr>
        <w:rPr>
          <w:sz w:val="20"/>
        </w:rPr>
      </w:pPr>
      <w:r>
        <w:rPr>
          <w:sz w:val="20"/>
        </w:rPr>
        <w:t xml:space="preserve">Das neuronale Netz arbeitet mit Werten zwischen -1 und 1 Volt, wobei -1V gleich 0 und 1V gleich 1 ist. </w:t>
      </w:r>
    </w:p>
    <w:tbl>
      <w:tblPr>
        <w:tblStyle w:val="Tabellenraster"/>
        <w:tblW w:w="9060" w:type="dxa"/>
        <w:tblLayout w:type="fixed"/>
        <w:tblLook w:val="04A0" w:firstRow="1" w:lastRow="0" w:firstColumn="1" w:lastColumn="0" w:noHBand="0" w:noVBand="1"/>
      </w:tblPr>
      <w:tblGrid>
        <w:gridCol w:w="3020"/>
        <w:gridCol w:w="3020"/>
        <w:gridCol w:w="3020"/>
      </w:tblGrid>
      <w:tr w:rsidR="00F506F1" w14:paraId="4B5C3692" w14:textId="77777777">
        <w:tc>
          <w:tcPr>
            <w:tcW w:w="3020" w:type="dxa"/>
          </w:tcPr>
          <w:p w14:paraId="71A3E67B" w14:textId="77777777" w:rsidR="00F506F1" w:rsidRDefault="007E06A3">
            <w:pPr>
              <w:spacing w:after="0" w:line="240" w:lineRule="auto"/>
              <w:rPr>
                <w:sz w:val="20"/>
              </w:rPr>
            </w:pPr>
            <w:r>
              <w:rPr>
                <w:sz w:val="20"/>
              </w:rPr>
              <w:t>In 1</w:t>
            </w:r>
          </w:p>
        </w:tc>
        <w:tc>
          <w:tcPr>
            <w:tcW w:w="3020" w:type="dxa"/>
          </w:tcPr>
          <w:p w14:paraId="37CDE7D5" w14:textId="77777777" w:rsidR="00F506F1" w:rsidRDefault="007E06A3">
            <w:pPr>
              <w:spacing w:after="0" w:line="240" w:lineRule="auto"/>
              <w:rPr>
                <w:sz w:val="20"/>
              </w:rPr>
            </w:pPr>
            <w:r>
              <w:rPr>
                <w:sz w:val="20"/>
              </w:rPr>
              <w:t>In 2</w:t>
            </w:r>
          </w:p>
        </w:tc>
        <w:tc>
          <w:tcPr>
            <w:tcW w:w="3020" w:type="dxa"/>
          </w:tcPr>
          <w:p w14:paraId="7143A6A0" w14:textId="77777777" w:rsidR="00F506F1" w:rsidRDefault="007E06A3">
            <w:pPr>
              <w:spacing w:after="0" w:line="240" w:lineRule="auto"/>
              <w:rPr>
                <w:sz w:val="20"/>
              </w:rPr>
            </w:pPr>
            <w:r>
              <w:rPr>
                <w:sz w:val="20"/>
              </w:rPr>
              <w:t>Out</w:t>
            </w:r>
          </w:p>
        </w:tc>
      </w:tr>
      <w:tr w:rsidR="00F506F1" w14:paraId="3FF6653B" w14:textId="77777777">
        <w:tc>
          <w:tcPr>
            <w:tcW w:w="3020" w:type="dxa"/>
          </w:tcPr>
          <w:p w14:paraId="2BA64EFD" w14:textId="77777777" w:rsidR="00F506F1" w:rsidRDefault="007E06A3">
            <w:pPr>
              <w:spacing w:after="0" w:line="240" w:lineRule="auto"/>
              <w:rPr>
                <w:sz w:val="20"/>
              </w:rPr>
            </w:pPr>
            <w:r>
              <w:rPr>
                <w:sz w:val="20"/>
              </w:rPr>
              <w:t>-1V</w:t>
            </w:r>
          </w:p>
        </w:tc>
        <w:tc>
          <w:tcPr>
            <w:tcW w:w="3020" w:type="dxa"/>
          </w:tcPr>
          <w:p w14:paraId="2631127C" w14:textId="77777777" w:rsidR="00F506F1" w:rsidRDefault="007E06A3">
            <w:pPr>
              <w:spacing w:after="0" w:line="240" w:lineRule="auto"/>
              <w:rPr>
                <w:sz w:val="20"/>
              </w:rPr>
            </w:pPr>
            <w:r>
              <w:rPr>
                <w:sz w:val="20"/>
              </w:rPr>
              <w:t>-1V</w:t>
            </w:r>
          </w:p>
        </w:tc>
        <w:tc>
          <w:tcPr>
            <w:tcW w:w="3020" w:type="dxa"/>
          </w:tcPr>
          <w:p w14:paraId="439ED8F7" w14:textId="77777777" w:rsidR="00F506F1" w:rsidRDefault="007E06A3">
            <w:pPr>
              <w:spacing w:after="0" w:line="240" w:lineRule="auto"/>
              <w:rPr>
                <w:sz w:val="20"/>
              </w:rPr>
            </w:pPr>
            <w:r>
              <w:rPr>
                <w:sz w:val="20"/>
              </w:rPr>
              <w:t>-812mV</w:t>
            </w:r>
          </w:p>
        </w:tc>
      </w:tr>
      <w:tr w:rsidR="00F506F1" w14:paraId="096DBD04" w14:textId="77777777">
        <w:tc>
          <w:tcPr>
            <w:tcW w:w="3020" w:type="dxa"/>
          </w:tcPr>
          <w:p w14:paraId="6A9658AE" w14:textId="77777777" w:rsidR="00F506F1" w:rsidRDefault="007E06A3">
            <w:pPr>
              <w:spacing w:after="0" w:line="240" w:lineRule="auto"/>
              <w:rPr>
                <w:sz w:val="20"/>
              </w:rPr>
            </w:pPr>
            <w:r>
              <w:rPr>
                <w:sz w:val="20"/>
              </w:rPr>
              <w:t xml:space="preserve"> 1V</w:t>
            </w:r>
          </w:p>
        </w:tc>
        <w:tc>
          <w:tcPr>
            <w:tcW w:w="3020" w:type="dxa"/>
          </w:tcPr>
          <w:p w14:paraId="24D4F9A8" w14:textId="77777777" w:rsidR="00F506F1" w:rsidRDefault="007E06A3">
            <w:pPr>
              <w:spacing w:after="0" w:line="240" w:lineRule="auto"/>
              <w:rPr>
                <w:sz w:val="20"/>
              </w:rPr>
            </w:pPr>
            <w:r>
              <w:rPr>
                <w:sz w:val="20"/>
              </w:rPr>
              <w:t>-1V</w:t>
            </w:r>
          </w:p>
        </w:tc>
        <w:tc>
          <w:tcPr>
            <w:tcW w:w="3020" w:type="dxa"/>
          </w:tcPr>
          <w:p w14:paraId="197A71D5" w14:textId="77777777" w:rsidR="00F506F1" w:rsidRDefault="007E06A3">
            <w:pPr>
              <w:spacing w:after="0" w:line="240" w:lineRule="auto"/>
              <w:rPr>
                <w:sz w:val="20"/>
              </w:rPr>
            </w:pPr>
            <w:r>
              <w:rPr>
                <w:sz w:val="20"/>
              </w:rPr>
              <w:t xml:space="preserve"> 862mV</w:t>
            </w:r>
          </w:p>
        </w:tc>
      </w:tr>
      <w:tr w:rsidR="00F506F1" w14:paraId="51C360FD" w14:textId="77777777">
        <w:tc>
          <w:tcPr>
            <w:tcW w:w="3020" w:type="dxa"/>
          </w:tcPr>
          <w:p w14:paraId="51F9049D" w14:textId="77777777" w:rsidR="00F506F1" w:rsidRDefault="007E06A3">
            <w:pPr>
              <w:spacing w:after="0" w:line="240" w:lineRule="auto"/>
              <w:rPr>
                <w:sz w:val="20"/>
              </w:rPr>
            </w:pPr>
            <w:r>
              <w:rPr>
                <w:sz w:val="20"/>
              </w:rPr>
              <w:t>-1V</w:t>
            </w:r>
          </w:p>
        </w:tc>
        <w:tc>
          <w:tcPr>
            <w:tcW w:w="3020" w:type="dxa"/>
          </w:tcPr>
          <w:p w14:paraId="5932E3C9" w14:textId="77777777" w:rsidR="00F506F1" w:rsidRDefault="007E06A3">
            <w:pPr>
              <w:spacing w:after="0" w:line="240" w:lineRule="auto"/>
              <w:rPr>
                <w:sz w:val="20"/>
              </w:rPr>
            </w:pPr>
            <w:r>
              <w:rPr>
                <w:sz w:val="20"/>
              </w:rPr>
              <w:t xml:space="preserve"> 1V</w:t>
            </w:r>
          </w:p>
        </w:tc>
        <w:tc>
          <w:tcPr>
            <w:tcW w:w="3020" w:type="dxa"/>
          </w:tcPr>
          <w:p w14:paraId="10596D50" w14:textId="77777777" w:rsidR="00F506F1" w:rsidRDefault="007E06A3">
            <w:pPr>
              <w:spacing w:after="0" w:line="240" w:lineRule="auto"/>
              <w:rPr>
                <w:sz w:val="20"/>
              </w:rPr>
            </w:pPr>
            <w:r>
              <w:rPr>
                <w:sz w:val="20"/>
              </w:rPr>
              <w:t xml:space="preserve"> 864mV</w:t>
            </w:r>
          </w:p>
        </w:tc>
      </w:tr>
      <w:tr w:rsidR="00F506F1" w14:paraId="744130DB" w14:textId="77777777">
        <w:tc>
          <w:tcPr>
            <w:tcW w:w="3020" w:type="dxa"/>
          </w:tcPr>
          <w:p w14:paraId="4F6CBC53" w14:textId="77777777" w:rsidR="00F506F1" w:rsidRDefault="007E06A3">
            <w:pPr>
              <w:spacing w:after="0" w:line="240" w:lineRule="auto"/>
              <w:rPr>
                <w:sz w:val="20"/>
              </w:rPr>
            </w:pPr>
            <w:r>
              <w:rPr>
                <w:sz w:val="20"/>
              </w:rPr>
              <w:t xml:space="preserve"> 1V</w:t>
            </w:r>
          </w:p>
        </w:tc>
        <w:tc>
          <w:tcPr>
            <w:tcW w:w="3020" w:type="dxa"/>
          </w:tcPr>
          <w:p w14:paraId="1981A401" w14:textId="77777777" w:rsidR="00F506F1" w:rsidRDefault="007E06A3">
            <w:pPr>
              <w:spacing w:after="0" w:line="240" w:lineRule="auto"/>
              <w:rPr>
                <w:sz w:val="20"/>
              </w:rPr>
            </w:pPr>
            <w:r>
              <w:rPr>
                <w:sz w:val="20"/>
              </w:rPr>
              <w:t xml:space="preserve"> 1V</w:t>
            </w:r>
          </w:p>
        </w:tc>
        <w:tc>
          <w:tcPr>
            <w:tcW w:w="3020" w:type="dxa"/>
          </w:tcPr>
          <w:p w14:paraId="1D7D8AC4" w14:textId="77777777" w:rsidR="00F506F1" w:rsidRDefault="007E06A3">
            <w:pPr>
              <w:spacing w:after="0" w:line="240" w:lineRule="auto"/>
              <w:rPr>
                <w:sz w:val="20"/>
              </w:rPr>
            </w:pPr>
            <w:r>
              <w:rPr>
                <w:sz w:val="20"/>
              </w:rPr>
              <w:t>-786mV</w:t>
            </w:r>
          </w:p>
        </w:tc>
      </w:tr>
    </w:tbl>
    <w:p w14:paraId="03FC2F7B" w14:textId="77777777" w:rsidR="00F506F1" w:rsidRDefault="007E06A3">
      <w:pPr>
        <w:rPr>
          <w:sz w:val="20"/>
        </w:rPr>
      </w:pPr>
      <w:r>
        <w:rPr>
          <w:sz w:val="20"/>
        </w:rPr>
        <w:t xml:space="preserve">Wie man sieht, gibt das neuronale Netz aber nur maximal ca. 0,9V aus und </w:t>
      </w:r>
      <w:r>
        <w:rPr>
          <w:sz w:val="20"/>
        </w:rPr>
        <w:t>nicht wie gewünscht 1V.</w:t>
      </w:r>
    </w:p>
    <w:p w14:paraId="7CB64724" w14:textId="77777777" w:rsidR="00F506F1" w:rsidRDefault="00F506F1">
      <w:pPr>
        <w:rPr>
          <w:sz w:val="20"/>
        </w:rPr>
      </w:pPr>
    </w:p>
    <w:tbl>
      <w:tblPr>
        <w:tblStyle w:val="Tabellenraster"/>
        <w:tblW w:w="9060" w:type="dxa"/>
        <w:tblLayout w:type="fixed"/>
        <w:tblLook w:val="04A0" w:firstRow="1" w:lastRow="0" w:firstColumn="1" w:lastColumn="0" w:noHBand="0" w:noVBand="1"/>
      </w:tblPr>
      <w:tblGrid>
        <w:gridCol w:w="3020"/>
        <w:gridCol w:w="3020"/>
        <w:gridCol w:w="3020"/>
      </w:tblGrid>
      <w:tr w:rsidR="00F506F1" w14:paraId="6572D061" w14:textId="77777777">
        <w:tc>
          <w:tcPr>
            <w:tcW w:w="3020" w:type="dxa"/>
          </w:tcPr>
          <w:p w14:paraId="77D41886" w14:textId="77777777" w:rsidR="00F506F1" w:rsidRDefault="007E06A3">
            <w:pPr>
              <w:spacing w:after="0" w:line="240" w:lineRule="auto"/>
              <w:rPr>
                <w:sz w:val="20"/>
              </w:rPr>
            </w:pPr>
            <w:r>
              <w:rPr>
                <w:sz w:val="20"/>
              </w:rPr>
              <w:t>-0,8V</w:t>
            </w:r>
          </w:p>
        </w:tc>
        <w:tc>
          <w:tcPr>
            <w:tcW w:w="3020" w:type="dxa"/>
          </w:tcPr>
          <w:p w14:paraId="1EBDD4FA" w14:textId="77777777" w:rsidR="00F506F1" w:rsidRDefault="007E06A3">
            <w:pPr>
              <w:spacing w:after="0" w:line="240" w:lineRule="auto"/>
              <w:rPr>
                <w:sz w:val="20"/>
              </w:rPr>
            </w:pPr>
            <w:r>
              <w:rPr>
                <w:sz w:val="20"/>
              </w:rPr>
              <w:t>-0,8V</w:t>
            </w:r>
          </w:p>
        </w:tc>
        <w:tc>
          <w:tcPr>
            <w:tcW w:w="3020" w:type="dxa"/>
          </w:tcPr>
          <w:p w14:paraId="73A03DE1" w14:textId="77777777" w:rsidR="00F506F1" w:rsidRDefault="007E06A3">
            <w:pPr>
              <w:spacing w:after="0" w:line="240" w:lineRule="auto"/>
              <w:rPr>
                <w:sz w:val="20"/>
              </w:rPr>
            </w:pPr>
            <w:r>
              <w:rPr>
                <w:sz w:val="20"/>
              </w:rPr>
              <w:t>-810mV</w:t>
            </w:r>
          </w:p>
        </w:tc>
      </w:tr>
      <w:tr w:rsidR="00F506F1" w14:paraId="27FDA9D0" w14:textId="77777777">
        <w:tc>
          <w:tcPr>
            <w:tcW w:w="3020" w:type="dxa"/>
          </w:tcPr>
          <w:p w14:paraId="00B10BF5" w14:textId="77777777" w:rsidR="00F506F1" w:rsidRDefault="007E06A3">
            <w:pPr>
              <w:spacing w:after="0" w:line="240" w:lineRule="auto"/>
              <w:rPr>
                <w:sz w:val="20"/>
              </w:rPr>
            </w:pPr>
            <w:r>
              <w:rPr>
                <w:sz w:val="20"/>
              </w:rPr>
              <w:t xml:space="preserve"> 0,8V</w:t>
            </w:r>
          </w:p>
        </w:tc>
        <w:tc>
          <w:tcPr>
            <w:tcW w:w="3020" w:type="dxa"/>
          </w:tcPr>
          <w:p w14:paraId="23246D01" w14:textId="77777777" w:rsidR="00F506F1" w:rsidRDefault="007E06A3">
            <w:pPr>
              <w:spacing w:after="0" w:line="240" w:lineRule="auto"/>
              <w:rPr>
                <w:sz w:val="20"/>
              </w:rPr>
            </w:pPr>
            <w:r>
              <w:rPr>
                <w:sz w:val="20"/>
              </w:rPr>
              <w:t>-0,8V</w:t>
            </w:r>
          </w:p>
        </w:tc>
        <w:tc>
          <w:tcPr>
            <w:tcW w:w="3020" w:type="dxa"/>
          </w:tcPr>
          <w:p w14:paraId="47767F47" w14:textId="77777777" w:rsidR="00F506F1" w:rsidRDefault="007E06A3">
            <w:pPr>
              <w:spacing w:after="0" w:line="240" w:lineRule="auto"/>
              <w:rPr>
                <w:sz w:val="20"/>
              </w:rPr>
            </w:pPr>
            <w:r>
              <w:rPr>
                <w:sz w:val="20"/>
              </w:rPr>
              <w:t xml:space="preserve"> 843mV</w:t>
            </w:r>
          </w:p>
        </w:tc>
      </w:tr>
      <w:tr w:rsidR="00F506F1" w14:paraId="5196878E" w14:textId="77777777">
        <w:tc>
          <w:tcPr>
            <w:tcW w:w="3020" w:type="dxa"/>
          </w:tcPr>
          <w:p w14:paraId="496858A5" w14:textId="77777777" w:rsidR="00F506F1" w:rsidRDefault="007E06A3">
            <w:pPr>
              <w:spacing w:after="0" w:line="240" w:lineRule="auto"/>
              <w:rPr>
                <w:sz w:val="20"/>
              </w:rPr>
            </w:pPr>
            <w:r>
              <w:rPr>
                <w:sz w:val="20"/>
              </w:rPr>
              <w:t>-0,8V</w:t>
            </w:r>
          </w:p>
        </w:tc>
        <w:tc>
          <w:tcPr>
            <w:tcW w:w="3020" w:type="dxa"/>
          </w:tcPr>
          <w:p w14:paraId="431D81BD" w14:textId="77777777" w:rsidR="00F506F1" w:rsidRDefault="007E06A3">
            <w:pPr>
              <w:spacing w:after="0" w:line="240" w:lineRule="auto"/>
              <w:rPr>
                <w:sz w:val="20"/>
              </w:rPr>
            </w:pPr>
            <w:r>
              <w:rPr>
                <w:sz w:val="20"/>
              </w:rPr>
              <w:t xml:space="preserve"> 0,8V</w:t>
            </w:r>
          </w:p>
        </w:tc>
        <w:tc>
          <w:tcPr>
            <w:tcW w:w="3020" w:type="dxa"/>
          </w:tcPr>
          <w:p w14:paraId="5E071AA8" w14:textId="77777777" w:rsidR="00F506F1" w:rsidRDefault="007E06A3">
            <w:pPr>
              <w:spacing w:after="0" w:line="240" w:lineRule="auto"/>
              <w:rPr>
                <w:sz w:val="20"/>
              </w:rPr>
            </w:pPr>
            <w:r>
              <w:rPr>
                <w:sz w:val="20"/>
              </w:rPr>
              <w:t xml:space="preserve"> 846mV</w:t>
            </w:r>
          </w:p>
        </w:tc>
      </w:tr>
      <w:tr w:rsidR="00F506F1" w14:paraId="4D539A14" w14:textId="77777777">
        <w:tc>
          <w:tcPr>
            <w:tcW w:w="3020" w:type="dxa"/>
          </w:tcPr>
          <w:p w14:paraId="16DB3B57" w14:textId="77777777" w:rsidR="00F506F1" w:rsidRDefault="007E06A3">
            <w:pPr>
              <w:spacing w:after="0" w:line="240" w:lineRule="auto"/>
              <w:rPr>
                <w:sz w:val="20"/>
              </w:rPr>
            </w:pPr>
            <w:r>
              <w:rPr>
                <w:sz w:val="20"/>
              </w:rPr>
              <w:t xml:space="preserve"> 0,8V</w:t>
            </w:r>
          </w:p>
        </w:tc>
        <w:tc>
          <w:tcPr>
            <w:tcW w:w="3020" w:type="dxa"/>
          </w:tcPr>
          <w:p w14:paraId="73802988" w14:textId="77777777" w:rsidR="00F506F1" w:rsidRDefault="007E06A3">
            <w:pPr>
              <w:spacing w:after="0" w:line="240" w:lineRule="auto"/>
              <w:rPr>
                <w:sz w:val="20"/>
              </w:rPr>
            </w:pPr>
            <w:r>
              <w:rPr>
                <w:sz w:val="20"/>
              </w:rPr>
              <w:t xml:space="preserve"> 0,8V</w:t>
            </w:r>
          </w:p>
        </w:tc>
        <w:tc>
          <w:tcPr>
            <w:tcW w:w="3020" w:type="dxa"/>
          </w:tcPr>
          <w:p w14:paraId="16C637B3" w14:textId="77777777" w:rsidR="00F506F1" w:rsidRDefault="007E06A3">
            <w:pPr>
              <w:spacing w:after="0" w:line="240" w:lineRule="auto"/>
              <w:rPr>
                <w:sz w:val="20"/>
              </w:rPr>
            </w:pPr>
            <w:r>
              <w:rPr>
                <w:sz w:val="20"/>
              </w:rPr>
              <w:t>-789mV</w:t>
            </w:r>
          </w:p>
        </w:tc>
      </w:tr>
    </w:tbl>
    <w:p w14:paraId="1B4AD91E" w14:textId="77777777" w:rsidR="00F506F1" w:rsidRDefault="007E06A3">
      <w:pPr>
        <w:rPr>
          <w:sz w:val="20"/>
        </w:rPr>
      </w:pPr>
      <w:r>
        <w:rPr>
          <w:sz w:val="20"/>
        </w:rPr>
        <w:t xml:space="preserve">Wie man in der obigen Tabelle sehen kann, ist dies jedoch nicht schlimm, da das neuronale Netz auch mit einer etwas niedrigeren Spannung (in diesem Fall 0,8 V) funktioniert und immer noch annähernd die gleichen Ergebnisse liefert.  </w:t>
      </w:r>
    </w:p>
    <w:p w14:paraId="2178244C" w14:textId="77777777" w:rsidR="00F506F1" w:rsidRDefault="007E06A3">
      <w:pPr>
        <w:rPr>
          <w:sz w:val="20"/>
        </w:rPr>
      </w:pPr>
      <w:r>
        <w:rPr>
          <w:sz w:val="20"/>
        </w:rPr>
        <w:t>Auf diese Weise kann di</w:t>
      </w:r>
      <w:r>
        <w:rPr>
          <w:sz w:val="20"/>
        </w:rPr>
        <w:t>e Ausgabe von Neuronen als Eingabewert für andere Neuronen wiederverwendet werden.</w:t>
      </w:r>
    </w:p>
    <w:p w14:paraId="19154DA1" w14:textId="77777777" w:rsidR="00F506F1" w:rsidRDefault="007E06A3">
      <w:pPr>
        <w:pStyle w:val="berschrift2"/>
      </w:pPr>
      <w:bookmarkStart w:id="62" w:name="_Toc187789659"/>
      <w:r>
        <w:rPr>
          <w:noProof/>
        </w:rPr>
        <w:drawing>
          <wp:anchor distT="0" distB="0" distL="114300" distR="114300" simplePos="0" relativeHeight="31" behindDoc="0" locked="0" layoutInCell="0" allowOverlap="1" wp14:anchorId="4AC24A95" wp14:editId="1AB41FA1">
            <wp:simplePos x="0" y="0"/>
            <wp:positionH relativeFrom="column">
              <wp:posOffset>2540</wp:posOffset>
            </wp:positionH>
            <wp:positionV relativeFrom="paragraph">
              <wp:posOffset>278765</wp:posOffset>
            </wp:positionV>
            <wp:extent cx="2462530" cy="1332865"/>
            <wp:effectExtent l="0" t="0" r="0" b="0"/>
            <wp:wrapSquare wrapText="bothSides"/>
            <wp:docPr id="29"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afik 30"/>
                    <pic:cNvPicPr>
                      <a:picLocks noChangeAspect="1" noChangeArrowheads="1"/>
                    </pic:cNvPicPr>
                  </pic:nvPicPr>
                  <pic:blipFill>
                    <a:blip r:embed="rId34"/>
                    <a:stretch>
                      <a:fillRect/>
                    </a:stretch>
                  </pic:blipFill>
                  <pic:spPr bwMode="auto">
                    <a:xfrm>
                      <a:off x="0" y="0"/>
                      <a:ext cx="2462530" cy="1332865"/>
                    </a:xfrm>
                    <a:prstGeom prst="rect">
                      <a:avLst/>
                    </a:prstGeom>
                  </pic:spPr>
                </pic:pic>
              </a:graphicData>
            </a:graphic>
          </wp:anchor>
        </w:drawing>
      </w:r>
      <w:r>
        <w:t>Warum ein XOR-Gate</w:t>
      </w:r>
      <w:bookmarkEnd w:id="62"/>
    </w:p>
    <w:p w14:paraId="614FE10B" w14:textId="77777777" w:rsidR="00F506F1" w:rsidRDefault="007E06A3">
      <w:r>
        <w:rPr>
          <w:sz w:val="20"/>
        </w:rPr>
        <w:t xml:space="preserve">Der Grund für die Wahl eines XOR-Gatters ist, dass es sich um ein nichtlineares Problem handelt. Ein </w:t>
      </w:r>
      <w:r>
        <w:rPr>
          <w:sz w:val="20"/>
        </w:rPr>
        <w:lastRenderedPageBreak/>
        <w:t xml:space="preserve">neuronales Netz wie das links gezeigte ist nicht in </w:t>
      </w:r>
      <w:r>
        <w:rPr>
          <w:sz w:val="20"/>
        </w:rPr>
        <w:t>der Lage, ein XOR-Gatter zu imitieren.</w:t>
      </w:r>
    </w:p>
    <w:p w14:paraId="50794EBE" w14:textId="77777777" w:rsidR="00F506F1" w:rsidRDefault="00F506F1">
      <w:pPr>
        <w:rPr>
          <w:sz w:val="20"/>
        </w:rPr>
      </w:pPr>
    </w:p>
    <w:p w14:paraId="58CEB081" w14:textId="77777777" w:rsidR="00F506F1" w:rsidRDefault="00F506F1">
      <w:pPr>
        <w:rPr>
          <w:sz w:val="20"/>
        </w:rPr>
      </w:pPr>
    </w:p>
    <w:p w14:paraId="0C562AC5" w14:textId="77777777" w:rsidR="00F506F1" w:rsidRDefault="00F506F1">
      <w:pPr>
        <w:rPr>
          <w:sz w:val="20"/>
        </w:rPr>
      </w:pPr>
    </w:p>
    <w:p w14:paraId="60B37C3D" w14:textId="77777777" w:rsidR="00F506F1" w:rsidRDefault="007E06A3">
      <w:pPr>
        <w:rPr>
          <w:sz w:val="20"/>
        </w:rPr>
      </w:pPr>
      <w:r>
        <w:rPr>
          <w:noProof/>
          <w:sz w:val="20"/>
        </w:rPr>
        <w:drawing>
          <wp:anchor distT="0" distB="0" distL="114300" distR="114300" simplePos="0" relativeHeight="32" behindDoc="0" locked="0" layoutInCell="0" allowOverlap="1" wp14:anchorId="0B2E33BD" wp14:editId="0683A1BF">
            <wp:simplePos x="0" y="0"/>
            <wp:positionH relativeFrom="column">
              <wp:posOffset>3175</wp:posOffset>
            </wp:positionH>
            <wp:positionV relativeFrom="paragraph">
              <wp:posOffset>-1905</wp:posOffset>
            </wp:positionV>
            <wp:extent cx="2378710" cy="1397000"/>
            <wp:effectExtent l="0" t="0" r="0" b="0"/>
            <wp:wrapSquare wrapText="bothSides"/>
            <wp:docPr id="30" name="Grafik 31" descr="Lineare Separierbarkeit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afik 31" descr="Lineare Separierbarkeit – Wikipedia"/>
                    <pic:cNvPicPr>
                      <a:picLocks noChangeAspect="1" noChangeArrowheads="1"/>
                    </pic:cNvPicPr>
                  </pic:nvPicPr>
                  <pic:blipFill>
                    <a:blip r:embed="rId35"/>
                    <a:stretch>
                      <a:fillRect/>
                    </a:stretch>
                  </pic:blipFill>
                  <pic:spPr bwMode="auto">
                    <a:xfrm>
                      <a:off x="0" y="0"/>
                      <a:ext cx="2378710" cy="1397000"/>
                    </a:xfrm>
                    <a:prstGeom prst="rect">
                      <a:avLst/>
                    </a:prstGeom>
                  </pic:spPr>
                </pic:pic>
              </a:graphicData>
            </a:graphic>
          </wp:anchor>
        </w:drawing>
      </w:r>
      <w:r>
        <w:rPr>
          <w:sz w:val="20"/>
        </w:rPr>
        <w:t xml:space="preserve">Wie in der Abbildung links zu sehen ist, ist ein Gatter wie ein ODER-Gatter mit einem linearen neuronalen Netz möglich, ein XOR-Gatter ist jedoch nicht möglich, da in diesem Fall eine Gerade nicht ausreicht, um </w:t>
      </w:r>
      <w:r>
        <w:rPr>
          <w:sz w:val="20"/>
        </w:rPr>
        <w:t>alle Ausgabewerte zu trennen.</w:t>
      </w:r>
    </w:p>
    <w:p w14:paraId="60B22499" w14:textId="77777777" w:rsidR="00F506F1" w:rsidRDefault="00F506F1">
      <w:pPr>
        <w:rPr>
          <w:sz w:val="20"/>
        </w:rPr>
      </w:pPr>
    </w:p>
    <w:p w14:paraId="2D32E5C3" w14:textId="77777777" w:rsidR="00F506F1" w:rsidRDefault="007E06A3">
      <w:pPr>
        <w:rPr>
          <w:sz w:val="20"/>
        </w:rPr>
      </w:pPr>
      <w:r>
        <w:rPr>
          <w:sz w:val="20"/>
        </w:rPr>
        <w:t xml:space="preserve">(Wikipedia: Linear </w:t>
      </w:r>
      <w:proofErr w:type="spellStart"/>
      <w:r>
        <w:rPr>
          <w:sz w:val="20"/>
        </w:rPr>
        <w:t>Separierbarkeit</w:t>
      </w:r>
      <w:proofErr w:type="spellEnd"/>
      <w:r>
        <w:rPr>
          <w:sz w:val="20"/>
        </w:rPr>
        <w:t>)</w:t>
      </w:r>
    </w:p>
    <w:p w14:paraId="14A53E10" w14:textId="77777777" w:rsidR="00F506F1" w:rsidRDefault="007E06A3">
      <w:pPr>
        <w:rPr>
          <w:sz w:val="20"/>
        </w:rPr>
      </w:pPr>
      <w:r>
        <w:rPr>
          <w:sz w:val="20"/>
        </w:rPr>
        <w:t>Daher ist ein XOR-Gatter eine gute Anwendung, um ein neuronales Netz zu testen, da es einfach und leicht ist, aber dennoch eine gewisse Komplexität aufweist.</w:t>
      </w:r>
    </w:p>
    <w:p w14:paraId="224AA596" w14:textId="77777777" w:rsidR="00F506F1" w:rsidRDefault="007E06A3">
      <w:pPr>
        <w:rPr>
          <w:sz w:val="20"/>
        </w:rPr>
      </w:pPr>
      <w:r>
        <w:rPr>
          <w:sz w:val="20"/>
        </w:rPr>
        <w:t>Ich freue mich schon sehr darau</w:t>
      </w:r>
      <w:r>
        <w:rPr>
          <w:sz w:val="20"/>
        </w:rPr>
        <w:t>f, Ihnen meine Ergebnisse beim Regionalwettbewerb präsentieren zu können.</w:t>
      </w:r>
    </w:p>
    <w:p w14:paraId="24BF20B1" w14:textId="77777777" w:rsidR="00F506F1" w:rsidRDefault="00F506F1"/>
    <w:p w14:paraId="5355FECA" w14:textId="77777777" w:rsidR="00F506F1" w:rsidRDefault="007E06A3">
      <w:pPr>
        <w:pStyle w:val="berschrift1"/>
        <w:rPr>
          <w:sz w:val="40"/>
        </w:rPr>
      </w:pPr>
      <w:bookmarkStart w:id="63" w:name="_Toc187789660"/>
      <w:r>
        <w:t>Ergebnisdiskussion</w:t>
      </w:r>
      <w:bookmarkEnd w:id="63"/>
      <w:r>
        <w:t xml:space="preserve"> </w:t>
      </w:r>
    </w:p>
    <w:p w14:paraId="251C7914" w14:textId="77777777" w:rsidR="00F506F1" w:rsidRDefault="007E06A3">
      <w:pPr>
        <w:pStyle w:val="berschrift1"/>
      </w:pPr>
      <w:bookmarkStart w:id="64" w:name="_Toc187789661"/>
      <w:r>
        <w:t>Fazit</w:t>
      </w:r>
      <w:bookmarkEnd w:id="64"/>
    </w:p>
    <w:p w14:paraId="505DCB1B" w14:textId="77777777" w:rsidR="00F506F1" w:rsidRDefault="007E06A3">
      <w:pPr>
        <w:pStyle w:val="berschrift1"/>
      </w:pPr>
      <w:bookmarkStart w:id="65" w:name="_Toc187789662"/>
      <w:r>
        <w:t>Zusammenfassung und Ausblick</w:t>
      </w:r>
      <w:bookmarkEnd w:id="65"/>
    </w:p>
    <w:p w14:paraId="3945B8A7" w14:textId="77777777" w:rsidR="00F506F1" w:rsidRDefault="00F506F1"/>
    <w:p w14:paraId="42C9C372" w14:textId="77777777" w:rsidR="00F506F1" w:rsidRDefault="007E06A3">
      <w:pPr>
        <w:pStyle w:val="berschrift1"/>
      </w:pPr>
      <w:bookmarkStart w:id="66" w:name="_Toc187789663"/>
      <w:r>
        <w:t>Quellen</w:t>
      </w:r>
      <w:bookmarkEnd w:id="66"/>
    </w:p>
    <w:p w14:paraId="515BD204" w14:textId="77777777" w:rsidR="00F506F1" w:rsidRDefault="007E06A3">
      <w:r>
        <w:t>Für die Angabe von Quellen immer die komplette URL</w:t>
      </w:r>
    </w:p>
    <w:p w14:paraId="4A94C8FB" w14:textId="77777777" w:rsidR="00F506F1" w:rsidRDefault="007E06A3">
      <w:r>
        <w:t xml:space="preserve">http://www.tinohempel.de/info/info/facharbeit/fa_quellen.htm </w:t>
      </w:r>
      <w:r>
        <w:br/>
      </w:r>
      <w:r>
        <w:t>14.1.2014 21:32Uhr</w:t>
      </w:r>
    </w:p>
    <w:p w14:paraId="48EF23BE" w14:textId="77777777" w:rsidR="00F506F1" w:rsidRDefault="007E06A3">
      <w:r>
        <w:t xml:space="preserve">Am besten noch mit Datum und Uhrzeit, das Netz kann sich </w:t>
      </w:r>
      <w:proofErr w:type="gramStart"/>
      <w:r>
        <w:t>ändern..</w:t>
      </w:r>
      <w:proofErr w:type="gramEnd"/>
    </w:p>
    <w:p w14:paraId="193B12B5" w14:textId="77777777" w:rsidR="00F506F1" w:rsidRDefault="00F506F1"/>
    <w:p w14:paraId="0A4965B3" w14:textId="77777777" w:rsidR="00F506F1" w:rsidRDefault="007E06A3">
      <w:pPr>
        <w:rPr>
          <w:i/>
        </w:rPr>
      </w:pPr>
      <w:r>
        <w:t>Weiterentwicklung der Idee – Ziele</w:t>
      </w:r>
      <w:r>
        <w:rPr>
          <w:i/>
        </w:rPr>
        <w:t xml:space="preserve"> </w:t>
      </w:r>
    </w:p>
    <w:p w14:paraId="765D0CD7" w14:textId="77777777" w:rsidR="00F506F1" w:rsidRDefault="007E06A3">
      <w:pPr>
        <w:pPrChange w:id="67" w:author="Berthold Sommer" w:date="2025-01-14T23:25:00Z">
          <w:pPr>
            <w:numPr>
              <w:numId w:val="1"/>
            </w:numPr>
            <w:tabs>
              <w:tab w:val="num" w:pos="0"/>
            </w:tabs>
            <w:spacing w:after="0" w:line="259" w:lineRule="auto"/>
            <w:ind w:left="720" w:hanging="360"/>
          </w:pPr>
        </w:pPrChange>
      </w:pPr>
      <w:r>
        <w:rPr>
          <w:color w:val="000000"/>
        </w:rPr>
        <w:t>4/2018Möglichkeiten</w:t>
      </w:r>
    </w:p>
    <w:sectPr w:rsidR="00F506F1">
      <w:headerReference w:type="default" r:id="rId36"/>
      <w:footerReference w:type="even" r:id="rId37"/>
      <w:footerReference w:type="default" r:id="rId38"/>
      <w:headerReference w:type="first" r:id="rId39"/>
      <w:footerReference w:type="first" r:id="rId40"/>
      <w:pgSz w:w="11906" w:h="16838"/>
      <w:pgMar w:top="2268" w:right="1418" w:bottom="1134" w:left="1418" w:header="851" w:footer="510" w:gutter="0"/>
      <w:pgNumType w:start="1"/>
      <w:cols w:space="720"/>
      <w:formProt w:val="0"/>
      <w:docGrid w:linePitch="10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1" w:author="Berthold Sommer" w:date="2025-01-14T23:30:00Z" w:initials="BS">
    <w:p w14:paraId="7670502F" w14:textId="77777777" w:rsidR="006C38CE" w:rsidRDefault="006C38CE" w:rsidP="006C38CE">
      <w:pPr>
        <w:pStyle w:val="Kommentartext"/>
      </w:pPr>
      <w:r>
        <w:rPr>
          <w:rStyle w:val="Kommentarzeichen"/>
        </w:rPr>
        <w:annotationRef/>
      </w:r>
      <w:r>
        <w:t>Hier bitte etwas konkreter werden.</w:t>
      </w:r>
      <w:r>
        <w:br/>
        <w:t>Wie wird das gesteuert etc.</w:t>
      </w:r>
    </w:p>
  </w:comment>
  <w:comment w:id="54" w:author="Berthold Sommer" w:date="2025-01-14T23:31:00Z" w:initials="BS">
    <w:p w14:paraId="40B25A96" w14:textId="77777777" w:rsidR="006C38CE" w:rsidRDefault="006C38CE" w:rsidP="006C38CE">
      <w:pPr>
        <w:pStyle w:val="Kommentartext"/>
      </w:pPr>
      <w:r>
        <w:rPr>
          <w:rStyle w:val="Kommentarzeichen"/>
        </w:rPr>
        <w:annotationRef/>
      </w:r>
      <w:r>
        <w:t>Meinst du festgelegt, ausgewählt, o.ä.</w:t>
      </w:r>
    </w:p>
  </w:comment>
  <w:comment w:id="55" w:author="Berthold Sommer" w:date="2025-01-14T23:32:00Z" w:initials="BS">
    <w:p w14:paraId="21A4E6A7" w14:textId="77777777" w:rsidR="006C38CE" w:rsidRDefault="006C38CE" w:rsidP="006C38CE">
      <w:pPr>
        <w:pStyle w:val="Kommentartext"/>
      </w:pPr>
      <w:r>
        <w:rPr>
          <w:rStyle w:val="Kommentarzeichen"/>
        </w:rPr>
        <w:annotationRef/>
      </w:r>
      <w:r>
        <w:t>Welches Register?</w:t>
      </w:r>
      <w:r>
        <w:br/>
        <w:t>Das Register des MCP?</w:t>
      </w:r>
    </w:p>
    <w:p w14:paraId="6C65E341" w14:textId="77777777" w:rsidR="006C38CE" w:rsidRDefault="006C38CE" w:rsidP="006C38CE">
      <w:pPr>
        <w:pStyle w:val="Kommentartext"/>
      </w:pPr>
      <w:r>
        <w:t>Bitte konkret benennen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670502F" w15:done="0"/>
  <w15:commentEx w15:paraId="40B25A96" w15:done="0"/>
  <w15:commentEx w15:paraId="6C65E3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6040C1" w16cex:dateUtc="2025-01-14T22:30:00Z"/>
  <w16cex:commentExtensible w16cex:durableId="6B197DDF" w16cex:dateUtc="2025-01-14T22:31:00Z"/>
  <w16cex:commentExtensible w16cex:durableId="78F931E8" w16cex:dateUtc="2025-01-14T22: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B25A96" w16cid:durableId="6B197DDF"/>
  <w16cid:commentId w16cid:paraId="6C65E341" w16cid:durableId="78F931E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38A6A9" w14:textId="77777777" w:rsidR="00510F29" w:rsidRDefault="00510F29">
      <w:pPr>
        <w:spacing w:after="0" w:line="240" w:lineRule="auto"/>
      </w:pPr>
      <w:r>
        <w:separator/>
      </w:r>
    </w:p>
  </w:endnote>
  <w:endnote w:type="continuationSeparator" w:id="0">
    <w:p w14:paraId="18041CFE" w14:textId="77777777" w:rsidR="00510F29" w:rsidRDefault="00510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20002A87" w:usb1="00000000" w:usb2="00000000"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1"/>
    <w:family w:val="swiss"/>
    <w:pitch w:val="default"/>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rlito">
    <w:altName w:val="Calibri"/>
    <w:panose1 w:val="020F0502020204030204"/>
    <w:charset w:val="01"/>
    <w:family w:val="swiss"/>
    <w:pitch w:val="variable"/>
    <w:sig w:usb0="E10002FF" w:usb1="5000ECFF" w:usb2="00000009" w:usb3="00000000" w:csb0="0000019F" w:csb1="00000000"/>
  </w:font>
  <w:font w:name="DejaVu Sans">
    <w:panose1 w:val="020B0603030804020204"/>
    <w:charset w:val="00"/>
    <w:family w:val="swiss"/>
    <w:pitch w:val="variable"/>
    <w:sig w:usb0="E7002EFF" w:usb1="D200FDFF" w:usb2="0A24602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891998" w14:textId="77777777" w:rsidR="00F506F1" w:rsidRDefault="00F506F1">
    <w:pPr>
      <w:widowControl w:val="0"/>
      <w:spacing w:after="0"/>
      <w:rPr>
        <w:color w:val="00000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9C9087" w14:textId="77777777" w:rsidR="00F506F1" w:rsidRDefault="00F506F1">
    <w:pPr>
      <w:tabs>
        <w:tab w:val="left" w:pos="113"/>
        <w:tab w:val="left" w:pos="227"/>
        <w:tab w:val="left" w:pos="340"/>
      </w:tabs>
      <w:spacing w:line="180" w:lineRule="auto"/>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BC83D8" w14:textId="77777777" w:rsidR="00F506F1" w:rsidRDefault="00F506F1">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1AAEB7" w14:textId="77777777" w:rsidR="00F506F1" w:rsidRDefault="007E06A3">
    <w:pPr>
      <w:tabs>
        <w:tab w:val="left" w:pos="113"/>
        <w:tab w:val="left" w:pos="227"/>
        <w:tab w:val="left" w:pos="340"/>
      </w:tabs>
      <w:spacing w:line="180" w:lineRule="auto"/>
      <w:jc w:val="right"/>
      <w:rPr>
        <w:color w:val="000000"/>
        <w:sz w:val="20"/>
        <w:szCs w:val="20"/>
      </w:rPr>
    </w:pPr>
    <w:r>
      <w:rPr>
        <w:sz w:val="20"/>
        <w:szCs w:val="20"/>
      </w:rPr>
      <w:t xml:space="preserve">Seite </w:t>
    </w:r>
    <w:r>
      <w:rPr>
        <w:b/>
        <w:bCs/>
        <w:sz w:val="20"/>
        <w:szCs w:val="20"/>
      </w:rPr>
      <w:fldChar w:fldCharType="begin"/>
    </w:r>
    <w:r>
      <w:rPr>
        <w:b/>
        <w:bCs/>
        <w:sz w:val="20"/>
        <w:szCs w:val="20"/>
      </w:rPr>
      <w:instrText xml:space="preserve"> PAGE \* ARABI</w:instrText>
    </w:r>
    <w:r>
      <w:rPr>
        <w:b/>
        <w:bCs/>
        <w:sz w:val="20"/>
        <w:szCs w:val="20"/>
      </w:rPr>
      <w:instrText xml:space="preserve">C </w:instrText>
    </w:r>
    <w:r>
      <w:rPr>
        <w:b/>
        <w:bCs/>
        <w:sz w:val="20"/>
        <w:szCs w:val="20"/>
      </w:rPr>
      <w:fldChar w:fldCharType="separate"/>
    </w:r>
    <w:r>
      <w:rPr>
        <w:b/>
        <w:bCs/>
        <w:sz w:val="20"/>
        <w:szCs w:val="20"/>
      </w:rPr>
      <w:t>2</w:t>
    </w:r>
    <w:r>
      <w:rPr>
        <w:b/>
        <w:bCs/>
        <w:sz w:val="20"/>
        <w:szCs w:val="20"/>
      </w:rPr>
      <w:fldChar w:fldCharType="end"/>
    </w:r>
  </w:p>
  <w:p w14:paraId="59AD6E62" w14:textId="77777777" w:rsidR="00F506F1" w:rsidRDefault="00F506F1">
    <w:pPr>
      <w:widowControl w:val="0"/>
      <w:spacing w:after="0"/>
      <w:rPr>
        <w:color w:val="000000"/>
        <w:sz w:val="18"/>
        <w:szCs w:val="18"/>
      </w:rPr>
    </w:pPr>
  </w:p>
  <w:p w14:paraId="6D707F83" w14:textId="77777777" w:rsidR="00F506F1" w:rsidRDefault="00F506F1"/>
  <w:p w14:paraId="0FD8C399" w14:textId="77777777" w:rsidR="00F506F1" w:rsidRDefault="00F506F1"/>
  <w:p w14:paraId="09D47391" w14:textId="77777777" w:rsidR="00F506F1" w:rsidRDefault="00F506F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C5E1CF" w14:textId="77777777" w:rsidR="00F506F1" w:rsidRDefault="00F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6E4A09" w14:textId="77777777" w:rsidR="00510F29" w:rsidRDefault="00510F29">
      <w:pPr>
        <w:spacing w:after="0" w:line="240" w:lineRule="auto"/>
      </w:pPr>
      <w:r>
        <w:separator/>
      </w:r>
    </w:p>
  </w:footnote>
  <w:footnote w:type="continuationSeparator" w:id="0">
    <w:p w14:paraId="65FFB997" w14:textId="77777777" w:rsidR="00510F29" w:rsidRDefault="00510F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4E7B24" w14:textId="77777777" w:rsidR="00F506F1" w:rsidRDefault="007E06A3">
    <w:pPr>
      <w:ind w:right="1845"/>
      <w:jc w:val="center"/>
      <w:rPr>
        <w:b/>
        <w:sz w:val="32"/>
        <w:szCs w:val="32"/>
      </w:rPr>
    </w:pPr>
    <w:r>
      <w:rPr>
        <w:noProof/>
      </w:rPr>
      <mc:AlternateContent>
        <mc:Choice Requires="wpg">
          <w:drawing>
            <wp:anchor distT="0" distB="0" distL="0" distR="1270" simplePos="0" relativeHeight="4" behindDoc="1" locked="0" layoutInCell="1" allowOverlap="1" wp14:anchorId="103E2054" wp14:editId="3A6AF1DC">
              <wp:simplePos x="0" y="0"/>
              <wp:positionH relativeFrom="column">
                <wp:posOffset>-1080135</wp:posOffset>
              </wp:positionH>
              <wp:positionV relativeFrom="paragraph">
                <wp:posOffset>-264160</wp:posOffset>
              </wp:positionV>
              <wp:extent cx="7790180" cy="914400"/>
              <wp:effectExtent l="0" t="635" r="0" b="0"/>
              <wp:wrapNone/>
              <wp:docPr id="7" name="Gruppieren 2"/>
              <wp:cNvGraphicFramePr/>
              <a:graphic xmlns:a="http://schemas.openxmlformats.org/drawingml/2006/main">
                <a:graphicData uri="http://schemas.microsoft.com/office/word/2010/wordprocessingGroup">
                  <wpg:wgp>
                    <wpg:cNvGrpSpPr/>
                    <wpg:grpSpPr>
                      <a:xfrm>
                        <a:off x="0" y="0"/>
                        <a:ext cx="7790040" cy="914400"/>
                        <a:chOff x="0" y="0"/>
                        <a:chExt cx="7790040" cy="914400"/>
                      </a:xfrm>
                    </wpg:grpSpPr>
                    <wpg:grpSp>
                      <wpg:cNvPr id="984497498" name="Gruppieren 984497498"/>
                      <wpg:cNvGrpSpPr/>
                      <wpg:grpSpPr>
                        <a:xfrm>
                          <a:off x="0" y="0"/>
                          <a:ext cx="7790040" cy="914400"/>
                          <a:chOff x="0" y="0"/>
                          <a:chExt cx="0" cy="0"/>
                        </a:xfrm>
                      </wpg:grpSpPr>
                      <wps:wsp>
                        <wps:cNvPr id="8" name="Rechteck 7"/>
                        <wps:cNvSpPr/>
                        <wps:spPr>
                          <a:xfrm>
                            <a:off x="0" y="0"/>
                            <a:ext cx="7778880" cy="905040"/>
                          </a:xfrm>
                          <a:prstGeom prst="rect">
                            <a:avLst/>
                          </a:prstGeom>
                          <a:noFill/>
                          <a:ln w="0">
                            <a:noFill/>
                          </a:ln>
                        </wps:spPr>
                        <wps:style>
                          <a:lnRef idx="0">
                            <a:scrgbClr r="0" g="0" b="0"/>
                          </a:lnRef>
                          <a:fillRef idx="0">
                            <a:scrgbClr r="0" g="0" b="0"/>
                          </a:fillRef>
                          <a:effectRef idx="0">
                            <a:scrgbClr r="0" g="0" b="0"/>
                          </a:effectRef>
                          <a:fontRef idx="minor"/>
                        </wps:style>
                        <wps:txbx>
                          <w:txbxContent>
                            <w:p w14:paraId="0EE89234" w14:textId="77777777" w:rsidR="00F506F1" w:rsidRDefault="00F506F1">
                              <w:pPr>
                                <w:spacing w:after="0" w:line="240" w:lineRule="auto"/>
                              </w:pPr>
                            </w:p>
                          </w:txbxContent>
                        </wps:txbx>
                        <wps:bodyPr tIns="91440" bIns="91440" anchor="ctr">
                          <a:noAutofit/>
                        </wps:bodyPr>
                      </wps:wsp>
                      <pic:pic xmlns:pic="http://schemas.openxmlformats.org/drawingml/2006/picture">
                        <pic:nvPicPr>
                          <pic:cNvPr id="9" name="Shape 5" descr="BKR_Logo_RGB_gross"/>
                          <pic:cNvPicPr/>
                        </pic:nvPicPr>
                        <pic:blipFill>
                          <a:blip r:embed="rId1"/>
                          <a:stretch/>
                        </pic:blipFill>
                        <pic:spPr>
                          <a:xfrm>
                            <a:off x="5548680" y="0"/>
                            <a:ext cx="1284120" cy="600840"/>
                          </a:xfrm>
                          <a:prstGeom prst="rect">
                            <a:avLst/>
                          </a:prstGeom>
                          <a:ln w="0">
                            <a:noFill/>
                          </a:ln>
                        </pic:spPr>
                      </pic:pic>
                      <pic:pic xmlns:pic="http://schemas.openxmlformats.org/drawingml/2006/picture">
                        <pic:nvPicPr>
                          <pic:cNvPr id="10" name="Shape 6" descr="Logo_PL_vektor-A4"/>
                          <pic:cNvPicPr/>
                        </pic:nvPicPr>
                        <pic:blipFill>
                          <a:blip r:embed="rId2"/>
                          <a:stretch/>
                        </pic:blipFill>
                        <pic:spPr>
                          <a:xfrm>
                            <a:off x="0" y="762120"/>
                            <a:ext cx="7790040" cy="152280"/>
                          </a:xfrm>
                          <a:prstGeom prst="rect">
                            <a:avLst/>
                          </a:prstGeom>
                          <a:ln w="0">
                            <a:noFill/>
                          </a:ln>
                        </pic:spPr>
                      </pic:pic>
                    </wpg:grpSp>
                  </wpg:wgp>
                </a:graphicData>
              </a:graphic>
            </wp:anchor>
          </w:drawing>
        </mc:Choice>
        <mc:Fallback>
          <w:pict>
            <v:group w14:anchorId="103E2054" id="Gruppieren 2" o:spid="_x0000_s1032" style="position:absolute;left:0;text-align:left;margin-left:-85.05pt;margin-top:-20.8pt;width:613.4pt;height:1in;z-index:-503316476;mso-wrap-distance-left:0;mso-wrap-distance-right:.1pt" coordsize="77900,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">
              <v:group id="Gruppieren 984497498" o:spid="_x0000_s1033" style="position:absolute;width:77900;height:9144"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">
                <v:rect id="Rechteck 7" o:spid="_x0000_s1034" style="position:absolute;width:7778880;height:90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" filled="f" stroked="f" strokeweight="0">
                  <v:textbox inset=",7.2pt,,7.2pt">
                    <w:txbxContent>
                      <w:p w14:paraId="0EE89234" w14:textId="77777777" w:rsidR="00F506F1" w:rsidRDefault="00F506F1">
                        <w:pPr>
                          <w:spacing w:after="0" w:line="240"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5" type="#_x0000_t75" alt="BKR_Logo_RGB_gross" style="position:absolute;left:5548680;width:1284120;height:600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" strokeweight="0">
                  <v:imagedata r:id="rId3" o:title="BKR_Logo_RGB_gross"/>
                </v:shape>
                <v:shape id="Shape 6" o:spid="_x0000_s1036" type="#_x0000_t75" alt="Logo_PL_vektor-A4" style="position:absolute;top:762120;width:7790040;height:15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" strokeweight="0">
                  <v:imagedata r:id="rId4" o:title="Logo_PL_vektor-A4"/>
                </v:shape>
              </v:group>
            </v:group>
          </w:pict>
        </mc:Fallback>
      </mc:AlternateContent>
    </w:r>
    <w:r>
      <w:rPr>
        <w:noProof/>
      </w:rPr>
      <w:drawing>
        <wp:anchor distT="0" distB="0" distL="114300" distR="114300" simplePos="0" relativeHeight="19" behindDoc="1" locked="0" layoutInCell="0" allowOverlap="1" wp14:anchorId="33CD595E" wp14:editId="67EA39D2">
          <wp:simplePos x="0" y="0"/>
          <wp:positionH relativeFrom="column">
            <wp:posOffset>-66040</wp:posOffset>
          </wp:positionH>
          <wp:positionV relativeFrom="paragraph">
            <wp:posOffset>-408305</wp:posOffset>
          </wp:positionV>
          <wp:extent cx="1192530" cy="669925"/>
          <wp:effectExtent l="0" t="0" r="0" b="0"/>
          <wp:wrapSquare wrapText="bothSides"/>
          <wp:docPr id="11" name="image2.png" descr="calculator-695084_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png" descr="calculator-695084_1280"/>
                  <pic:cNvPicPr>
                    <a:picLocks noChangeAspect="1" noChangeArrowheads="1"/>
                  </pic:cNvPicPr>
                </pic:nvPicPr>
                <pic:blipFill>
                  <a:blip r:embed="rId5"/>
                  <a:stretch>
                    <a:fillRect/>
                  </a:stretch>
                </pic:blipFill>
                <pic:spPr bwMode="auto">
                  <a:xfrm>
                    <a:off x="0" y="0"/>
                    <a:ext cx="1192530" cy="669925"/>
                  </a:xfrm>
                  <a:prstGeom prst="rect">
                    <a:avLst/>
                  </a:prstGeom>
                </pic:spPr>
              </pic:pic>
            </a:graphicData>
          </a:graphic>
        </wp:anchor>
      </w:drawing>
    </w:r>
    <w:r>
      <w:rPr>
        <w:b/>
        <w:sz w:val="32"/>
        <w:szCs w:val="32"/>
      </w:rPr>
      <w:t>Frederik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64A173" w14:textId="77777777" w:rsidR="00F506F1" w:rsidRDefault="007E06A3">
    <w:pPr>
      <w:ind w:right="1845"/>
      <w:jc w:val="center"/>
      <w:rPr>
        <w:b/>
        <w:sz w:val="32"/>
        <w:szCs w:val="32"/>
      </w:rPr>
    </w:pPr>
    <w:r>
      <w:rPr>
        <w:noProof/>
      </w:rPr>
      <mc:AlternateContent>
        <mc:Choice Requires="wpg">
          <w:drawing>
            <wp:anchor distT="0" distB="0" distL="0" distR="1270" simplePos="0" relativeHeight="58" behindDoc="1" locked="0" layoutInCell="1" allowOverlap="1" wp14:anchorId="1FB922DB" wp14:editId="1C7ADED0">
              <wp:simplePos x="0" y="0"/>
              <wp:positionH relativeFrom="column">
                <wp:posOffset>-1080135</wp:posOffset>
              </wp:positionH>
              <wp:positionV relativeFrom="paragraph">
                <wp:posOffset>-264160</wp:posOffset>
              </wp:positionV>
              <wp:extent cx="7790180" cy="914400"/>
              <wp:effectExtent l="0" t="635" r="0" b="0"/>
              <wp:wrapNone/>
              <wp:docPr id="31" name="Gruppieren 1"/>
              <wp:cNvGraphicFramePr/>
              <a:graphic xmlns:a="http://schemas.openxmlformats.org/drawingml/2006/main">
                <a:graphicData uri="http://schemas.microsoft.com/office/word/2010/wordprocessingGroup">
                  <wpg:wgp>
                    <wpg:cNvGrpSpPr/>
                    <wpg:grpSpPr>
                      <a:xfrm>
                        <a:off x="0" y="0"/>
                        <a:ext cx="7790040" cy="914400"/>
                        <a:chOff x="0" y="0"/>
                        <a:chExt cx="7790040" cy="914400"/>
                      </a:xfrm>
                    </wpg:grpSpPr>
                    <wpg:grpSp>
                      <wpg:cNvPr id="1224768065" name="Gruppieren 1224768065"/>
                      <wpg:cNvGrpSpPr/>
                      <wpg:grpSpPr>
                        <a:xfrm>
                          <a:off x="0" y="0"/>
                          <a:ext cx="7790040" cy="914400"/>
                          <a:chOff x="0" y="0"/>
                          <a:chExt cx="0" cy="0"/>
                        </a:xfrm>
                      </wpg:grpSpPr>
                      <wps:wsp>
                        <wps:cNvPr id="32" name="Rechteck 2"/>
                        <wps:cNvSpPr/>
                        <wps:spPr>
                          <a:xfrm>
                            <a:off x="0" y="0"/>
                            <a:ext cx="7778880" cy="905040"/>
                          </a:xfrm>
                          <a:prstGeom prst="rect">
                            <a:avLst/>
                          </a:prstGeom>
                          <a:noFill/>
                          <a:ln w="0">
                            <a:noFill/>
                          </a:ln>
                        </wps:spPr>
                        <wps:style>
                          <a:lnRef idx="0">
                            <a:scrgbClr r="0" g="0" b="0"/>
                          </a:lnRef>
                          <a:fillRef idx="0">
                            <a:scrgbClr r="0" g="0" b="0"/>
                          </a:fillRef>
                          <a:effectRef idx="0">
                            <a:scrgbClr r="0" g="0" b="0"/>
                          </a:effectRef>
                          <a:fontRef idx="minor"/>
                        </wps:style>
                        <wps:txbx>
                          <w:txbxContent>
                            <w:p w14:paraId="511E6168" w14:textId="77777777" w:rsidR="00F506F1" w:rsidRDefault="00F506F1">
                              <w:pPr>
                                <w:spacing w:after="0" w:line="240" w:lineRule="auto"/>
                              </w:pPr>
                            </w:p>
                          </w:txbxContent>
                        </wps:txbx>
                        <wps:bodyPr tIns="91440" bIns="91440" anchor="ctr">
                          <a:noAutofit/>
                        </wps:bodyPr>
                      </wps:wsp>
                      <pic:pic xmlns:pic="http://schemas.openxmlformats.org/drawingml/2006/picture">
                        <pic:nvPicPr>
                          <pic:cNvPr id="33" name="Shape 1" descr="BKR_Logo_RGB_gross"/>
                          <pic:cNvPicPr/>
                        </pic:nvPicPr>
                        <pic:blipFill>
                          <a:blip r:embed="rId1"/>
                          <a:stretch/>
                        </pic:blipFill>
                        <pic:spPr>
                          <a:xfrm>
                            <a:off x="5548680" y="0"/>
                            <a:ext cx="1284120" cy="600840"/>
                          </a:xfrm>
                          <a:prstGeom prst="rect">
                            <a:avLst/>
                          </a:prstGeom>
                          <a:ln w="0">
                            <a:noFill/>
                          </a:ln>
                        </pic:spPr>
                      </pic:pic>
                      <pic:pic xmlns:pic="http://schemas.openxmlformats.org/drawingml/2006/picture">
                        <pic:nvPicPr>
                          <pic:cNvPr id="34" name="Shape 2" descr="Logo_PL_vektor-A4"/>
                          <pic:cNvPicPr/>
                        </pic:nvPicPr>
                        <pic:blipFill>
                          <a:blip r:embed="rId2"/>
                          <a:stretch/>
                        </pic:blipFill>
                        <pic:spPr>
                          <a:xfrm>
                            <a:off x="0" y="762120"/>
                            <a:ext cx="7790040" cy="152280"/>
                          </a:xfrm>
                          <a:prstGeom prst="rect">
                            <a:avLst/>
                          </a:prstGeom>
                          <a:ln w="0">
                            <a:noFill/>
                          </a:ln>
                        </pic:spPr>
                      </pic:pic>
                    </wpg:grpSp>
                  </wpg:wgp>
                </a:graphicData>
              </a:graphic>
            </wp:anchor>
          </w:drawing>
        </mc:Choice>
        <mc:Fallback>
          <w:pict>
            <v:group w14:anchorId="1FB922DB" id="Gruppieren 1" o:spid="_x0000_s1037" style="position:absolute;left:0;text-align:left;margin-left:-85.05pt;margin-top:-20.8pt;width:613.4pt;height:1in;z-index:-503316422;mso-wrap-distance-left:0;mso-wrap-distance-right:.1pt" coordsize="77900,9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">
              <v:group id="Gruppieren 1224768065" o:spid="_x0000_s1038" style="position:absolute;width:77900;height:9144"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">
                <v:rect id="Rechteck 2" o:spid="_x0000_s1039" style="position:absolute;width:7778880;height:9050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" filled="f" stroked="f" strokeweight="0">
                  <v:textbox inset=",7.2pt,,7.2pt">
                    <w:txbxContent>
                      <w:p w14:paraId="511E6168" w14:textId="77777777" w:rsidR="00F506F1" w:rsidRDefault="00F506F1">
                        <w:pPr>
                          <w:spacing w:after="0" w:line="240" w:lineRule="auto"/>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 o:spid="_x0000_s1040" type="#_x0000_t75" alt="BKR_Logo_RGB_gross" style="position:absolute;left:5548680;width:1284120;height:600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" strokeweight="0">
                  <v:imagedata r:id="rId3" o:title="BKR_Logo_RGB_gross"/>
                </v:shape>
                <v:shape id="Shape 2" o:spid="_x0000_s1041" type="#_x0000_t75" alt="Logo_PL_vektor-A4" style="position:absolute;top:762120;width:7790040;height:1522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" strokeweight="0">
                  <v:imagedata r:id="rId4" o:title="Logo_PL_vektor-A4"/>
                </v:shape>
              </v:group>
            </v:group>
          </w:pict>
        </mc:Fallback>
      </mc:AlternateContent>
    </w:r>
    <w:r>
      <w:rPr>
        <w:noProof/>
      </w:rPr>
      <w:drawing>
        <wp:anchor distT="0" distB="0" distL="114300" distR="114300" simplePos="0" relativeHeight="73" behindDoc="1" locked="0" layoutInCell="0" allowOverlap="1" wp14:anchorId="30C28E55" wp14:editId="32DB1245">
          <wp:simplePos x="0" y="0"/>
          <wp:positionH relativeFrom="column">
            <wp:posOffset>-66040</wp:posOffset>
          </wp:positionH>
          <wp:positionV relativeFrom="paragraph">
            <wp:posOffset>-408305</wp:posOffset>
          </wp:positionV>
          <wp:extent cx="1192530" cy="669925"/>
          <wp:effectExtent l="0" t="0" r="0" b="0"/>
          <wp:wrapSquare wrapText="bothSides"/>
          <wp:docPr id="35" name="image2.png Kopie 1" descr="calculator-695084_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png Kopie 1" descr="calculator-695084_1280"/>
                  <pic:cNvPicPr>
                    <a:picLocks noChangeAspect="1" noChangeArrowheads="1"/>
                  </pic:cNvPicPr>
                </pic:nvPicPr>
                <pic:blipFill>
                  <a:blip r:embed="rId5"/>
                  <a:stretch>
                    <a:fillRect/>
                  </a:stretch>
                </pic:blipFill>
                <pic:spPr bwMode="auto">
                  <a:xfrm>
                    <a:off x="0" y="0"/>
                    <a:ext cx="1192530" cy="669925"/>
                  </a:xfrm>
                  <a:prstGeom prst="rect">
                    <a:avLst/>
                  </a:prstGeom>
                </pic:spPr>
              </pic:pic>
            </a:graphicData>
          </a:graphic>
        </wp:anchor>
      </w:drawing>
    </w:r>
    <w:r>
      <w:rPr>
        <w:b/>
        <w:sz w:val="32"/>
        <w:szCs w:val="32"/>
      </w:rPr>
      <w:t>Frederik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FA1235" w14:textId="77777777" w:rsidR="00F506F1" w:rsidRDefault="00F506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72CFA"/>
    <w:multiLevelType w:val="multilevel"/>
    <w:tmpl w:val="6EA66EB6"/>
    <w:lvl w:ilvl="0">
      <w:start w:val="1"/>
      <w:numFmt w:val="decimal"/>
      <w:pStyle w:val="berschrift1"/>
      <w:lvlText w:val="%1."/>
      <w:lvlJc w:val="left"/>
      <w:pPr>
        <w:tabs>
          <w:tab w:val="num" w:pos="0"/>
        </w:tabs>
        <w:ind w:left="720" w:hanging="360"/>
      </w:pPr>
      <w:rPr>
        <w:sz w:val="28"/>
      </w:rPr>
    </w:lvl>
    <w:lvl w:ilvl="1">
      <w:start w:val="1"/>
      <w:numFmt w:val="decimal"/>
      <w:pStyle w:val="berschrift2"/>
      <w:lvlText w:val="%1.%2."/>
      <w:lvlJc w:val="left"/>
      <w:pPr>
        <w:tabs>
          <w:tab w:val="num" w:pos="0"/>
        </w:tabs>
        <w:ind w:left="1080" w:hanging="720"/>
      </w:pPr>
    </w:lvl>
    <w:lvl w:ilvl="2">
      <w:start w:val="1"/>
      <w:numFmt w:val="decimal"/>
      <w:pStyle w:val="berschrift3"/>
      <w:lvlText w:val="%1.%2.%3."/>
      <w:lvlJc w:val="left"/>
      <w:pPr>
        <w:tabs>
          <w:tab w:val="num" w:pos="0"/>
        </w:tabs>
        <w:ind w:left="720" w:hanging="720"/>
      </w:pPr>
    </w:lvl>
    <w:lvl w:ilvl="3">
      <w:start w:val="1"/>
      <w:numFmt w:val="decimal"/>
      <w:pStyle w:val="berschrift4"/>
      <w:lvlText w:val="%1.%2.%3.%4."/>
      <w:lvlJc w:val="left"/>
      <w:pPr>
        <w:tabs>
          <w:tab w:val="num" w:pos="0"/>
        </w:tabs>
        <w:ind w:left="1080" w:hanging="1080"/>
      </w:pPr>
      <w:rPr>
        <w:b w:val="0"/>
        <w:i w:val="0"/>
        <w:caps w:val="0"/>
        <w:smallCaps w:val="0"/>
        <w:strike w:val="0"/>
        <w:dstrike w:val="0"/>
        <w:position w:val="0"/>
        <w:sz w:val="24"/>
        <w:u w:val="none"/>
        <w:vertAlign w:val="baseline"/>
      </w:r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1" w15:restartNumberingAfterBreak="0">
    <w:nsid w:val="52B11DB9"/>
    <w:multiLevelType w:val="multilevel"/>
    <w:tmpl w:val="FAC28A6E"/>
    <w:lvl w:ilvl="0">
      <w:start w:val="1"/>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2" w15:restartNumberingAfterBreak="0">
    <w:nsid w:val="6DC440C4"/>
    <w:multiLevelType w:val="multilevel"/>
    <w:tmpl w:val="C958AE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ke Stellmacher">
    <w15:presenceInfo w15:providerId="AD" w15:userId="S-1-5-21-112175749-3036544662-1422674245-1703"/>
  </w15:person>
  <w15:person w15:author="Berthold Sommer">
    <w15:presenceInfo w15:providerId="AD" w15:userId="S::sommer@nov.camp::9dfe50e7-3890-45b7-b154-3651ad6b61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trackRevisions/>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6F1"/>
    <w:rsid w:val="000B3119"/>
    <w:rsid w:val="001317E2"/>
    <w:rsid w:val="001F6B6B"/>
    <w:rsid w:val="00510F29"/>
    <w:rsid w:val="00551E2D"/>
    <w:rsid w:val="006C38CE"/>
    <w:rsid w:val="00735BED"/>
    <w:rsid w:val="007E06A3"/>
    <w:rsid w:val="008B5140"/>
    <w:rsid w:val="009E3F1D"/>
    <w:rsid w:val="00AA70DE"/>
    <w:rsid w:val="00AB4846"/>
    <w:rsid w:val="00BC343C"/>
    <w:rsid w:val="00F506F1"/>
    <w:rsid w:val="00FA394A"/>
    <w:rsid w:val="00FE0EA6"/>
  </w:rsids>
  <m:mathPr>
    <m:mathFont m:val="Cambria Math"/>
    <m:brkBin m:val="before"/>
    <m:brkBinSub m:val="--"/>
    <m:smallFrac m:val="0"/>
    <m:dispDef/>
    <m:lMargin m:val="0"/>
    <m:rMargin m:val="0"/>
    <m:defJc m:val="centerGroup"/>
    <m:wrapIndent m:val="1440"/>
    <m:intLim m:val="subSup"/>
    <m:naryLim m:val="undOvr"/>
  </m:mathPr>
  <w:themeFontLang w:val="de-DE"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B0C1"/>
  <w15:docId w15:val="{1933F67C-5EA6-4466-A420-ED75EC073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de-DE" w:eastAsia="de-DE"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pPr>
      <w:spacing w:after="120" w:line="276" w:lineRule="auto"/>
    </w:pPr>
  </w:style>
  <w:style w:type="paragraph" w:styleId="berschrift1">
    <w:name w:val="heading 1"/>
    <w:basedOn w:val="Standard"/>
    <w:next w:val="Standard"/>
    <w:uiPriority w:val="9"/>
    <w:qFormat/>
    <w:rsid w:val="005D114D"/>
    <w:pPr>
      <w:numPr>
        <w:numId w:val="2"/>
      </w:numPr>
      <w:tabs>
        <w:tab w:val="left" w:pos="567"/>
      </w:tabs>
      <w:spacing w:before="240" w:line="300" w:lineRule="auto"/>
      <w:outlineLvl w:val="0"/>
    </w:pPr>
    <w:rPr>
      <w:b/>
      <w:sz w:val="28"/>
      <w:szCs w:val="28"/>
    </w:rPr>
  </w:style>
  <w:style w:type="paragraph" w:styleId="berschrift2">
    <w:name w:val="heading 2"/>
    <w:basedOn w:val="Standard"/>
    <w:next w:val="Standard"/>
    <w:uiPriority w:val="9"/>
    <w:unhideWhenUsed/>
    <w:qFormat/>
    <w:rsid w:val="005D114D"/>
    <w:pPr>
      <w:numPr>
        <w:ilvl w:val="1"/>
        <w:numId w:val="2"/>
      </w:numPr>
      <w:tabs>
        <w:tab w:val="left" w:pos="709"/>
      </w:tabs>
      <w:outlineLvl w:val="1"/>
    </w:pPr>
    <w:rPr>
      <w:b/>
    </w:rPr>
  </w:style>
  <w:style w:type="paragraph" w:styleId="berschrift3">
    <w:name w:val="heading 3"/>
    <w:basedOn w:val="Standard"/>
    <w:next w:val="Standard"/>
    <w:uiPriority w:val="9"/>
    <w:unhideWhenUsed/>
    <w:qFormat/>
    <w:rsid w:val="005D114D"/>
    <w:pPr>
      <w:numPr>
        <w:ilvl w:val="2"/>
        <w:numId w:val="2"/>
      </w:numPr>
      <w:tabs>
        <w:tab w:val="left" w:pos="851"/>
      </w:tabs>
      <w:outlineLvl w:val="2"/>
    </w:pPr>
  </w:style>
  <w:style w:type="paragraph" w:styleId="berschrift4">
    <w:name w:val="heading 4"/>
    <w:basedOn w:val="Standard"/>
    <w:next w:val="Standard"/>
    <w:uiPriority w:val="9"/>
    <w:unhideWhenUsed/>
    <w:qFormat/>
    <w:rsid w:val="005D114D"/>
    <w:pPr>
      <w:numPr>
        <w:ilvl w:val="3"/>
        <w:numId w:val="2"/>
      </w:numPr>
      <w:tabs>
        <w:tab w:val="left" w:pos="1134"/>
      </w:tabs>
      <w:outlineLvl w:val="3"/>
    </w:pPr>
  </w:style>
  <w:style w:type="paragraph" w:styleId="berschrift5">
    <w:name w:val="heading 5"/>
    <w:basedOn w:val="Standard"/>
    <w:next w:val="Standard"/>
    <w:uiPriority w:val="9"/>
    <w:semiHidden/>
    <w:unhideWhenUsed/>
    <w:qFormat/>
    <w:pPr>
      <w:tabs>
        <w:tab w:val="left" w:pos="1200"/>
      </w:tabs>
      <w:spacing w:before="60" w:after="60" w:line="240" w:lineRule="auto"/>
      <w:ind w:left="1200" w:hanging="1200"/>
      <w:outlineLvl w:val="4"/>
    </w:pPr>
  </w:style>
  <w:style w:type="paragraph" w:styleId="berschrift6">
    <w:name w:val="heading 6"/>
    <w:basedOn w:val="Standard"/>
    <w:next w:val="Standard"/>
    <w:uiPriority w:val="9"/>
    <w:semiHidden/>
    <w:unhideWhenUsed/>
    <w:qFormat/>
    <w:pPr>
      <w:spacing w:before="60" w:after="60" w:line="240" w:lineRule="auto"/>
      <w:ind w:left="1440" w:hanging="1440"/>
      <w:outlineLvl w:val="5"/>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KopfzeileZchn">
    <w:name w:val="Kopfzeile Zchn"/>
    <w:basedOn w:val="Absatz-Standardschriftart"/>
    <w:link w:val="Kopfzeile"/>
    <w:uiPriority w:val="99"/>
    <w:qFormat/>
    <w:rsid w:val="005D114D"/>
  </w:style>
  <w:style w:type="character" w:customStyle="1" w:styleId="FuzeileZchn">
    <w:name w:val="Fußzeile Zchn"/>
    <w:basedOn w:val="Absatz-Standardschriftart"/>
    <w:link w:val="Fuzeile"/>
    <w:uiPriority w:val="99"/>
    <w:qFormat/>
    <w:rsid w:val="005D114D"/>
  </w:style>
  <w:style w:type="character" w:customStyle="1" w:styleId="InternetLink">
    <w:name w:val="Internet Link"/>
    <w:basedOn w:val="Absatz-Standardschriftart"/>
    <w:uiPriority w:val="99"/>
    <w:unhideWhenUsed/>
    <w:qFormat/>
    <w:rsid w:val="00645D56"/>
    <w:rPr>
      <w:color w:val="0000FF" w:themeColor="hyperlink"/>
      <w:u w:val="single"/>
    </w:rPr>
  </w:style>
  <w:style w:type="character" w:styleId="Platzhaltertext">
    <w:name w:val="Placeholder Text"/>
    <w:basedOn w:val="Absatz-Standardschriftart"/>
    <w:uiPriority w:val="99"/>
    <w:semiHidden/>
    <w:qFormat/>
    <w:rsid w:val="000F12FF"/>
    <w:rPr>
      <w:color w:val="808080"/>
    </w:rPr>
  </w:style>
  <w:style w:type="character" w:customStyle="1" w:styleId="SprechblasentextZchn">
    <w:name w:val="Sprechblasentext Zchn"/>
    <w:basedOn w:val="Absatz-Standardschriftart"/>
    <w:link w:val="Sprechblasentext"/>
    <w:uiPriority w:val="99"/>
    <w:semiHidden/>
    <w:qFormat/>
    <w:rsid w:val="00373A40"/>
    <w:rPr>
      <w:rFonts w:ascii="Segoe UI" w:hAnsi="Segoe UI" w:cs="Segoe UI"/>
      <w:sz w:val="18"/>
      <w:szCs w:val="18"/>
    </w:rPr>
  </w:style>
  <w:style w:type="character" w:styleId="Kommentarzeichen">
    <w:name w:val="annotation reference"/>
    <w:basedOn w:val="Absatz-Standardschriftart"/>
    <w:uiPriority w:val="99"/>
    <w:semiHidden/>
    <w:unhideWhenUsed/>
    <w:qFormat/>
    <w:rsid w:val="006B3DCD"/>
    <w:rPr>
      <w:sz w:val="16"/>
      <w:szCs w:val="16"/>
    </w:rPr>
  </w:style>
  <w:style w:type="character" w:customStyle="1" w:styleId="KommentartextZchn">
    <w:name w:val="Kommentartext Zchn"/>
    <w:basedOn w:val="Absatz-Standardschriftart"/>
    <w:link w:val="Kommentartext"/>
    <w:uiPriority w:val="99"/>
    <w:qFormat/>
    <w:rsid w:val="006B3DCD"/>
    <w:rPr>
      <w:sz w:val="20"/>
      <w:szCs w:val="20"/>
    </w:rPr>
  </w:style>
  <w:style w:type="character" w:customStyle="1" w:styleId="KommentarthemaZchn">
    <w:name w:val="Kommentarthema Zchn"/>
    <w:basedOn w:val="KommentartextZchn"/>
    <w:link w:val="Kommentarthema"/>
    <w:uiPriority w:val="99"/>
    <w:semiHidden/>
    <w:qFormat/>
    <w:rsid w:val="006B3DCD"/>
    <w:rPr>
      <w:b/>
      <w:bCs/>
      <w:sz w:val="20"/>
      <w:szCs w:val="20"/>
    </w:rPr>
  </w:style>
  <w:style w:type="character" w:styleId="Hyperlink">
    <w:name w:val="Hyperlink"/>
    <w:uiPriority w:val="99"/>
    <w:rPr>
      <w:color w:val="000080"/>
      <w:u w:val="single"/>
    </w:rPr>
  </w:style>
  <w:style w:type="character" w:customStyle="1" w:styleId="Verzeichnissprung">
    <w:name w:val="Verzeichnissprung"/>
    <w:qFormat/>
  </w:style>
  <w:style w:type="character" w:styleId="Zeilennummer">
    <w:name w:val="line number"/>
  </w:style>
  <w:style w:type="paragraph" w:customStyle="1" w:styleId="berschrift">
    <w:name w:val="Überschrift"/>
    <w:basedOn w:val="Standard"/>
    <w:next w:val="Textkrper"/>
    <w:qFormat/>
    <w:pPr>
      <w:keepNext/>
      <w:spacing w:before="240"/>
    </w:pPr>
    <w:rPr>
      <w:rFonts w:ascii="Carlito" w:eastAsia="DejaVu Sans" w:hAnsi="Carlito" w:cs="DejaVu Sans"/>
      <w:sz w:val="28"/>
      <w:szCs w:val="28"/>
    </w:rPr>
  </w:style>
  <w:style w:type="paragraph" w:styleId="Textkrper">
    <w:name w:val="Body Text"/>
    <w:basedOn w:val="Standard"/>
    <w:pPr>
      <w:spacing w:after="140"/>
    </w:pPr>
  </w:style>
  <w:style w:type="paragraph" w:styleId="Liste">
    <w:name w:val="List"/>
    <w:basedOn w:val="Textkrper"/>
  </w:style>
  <w:style w:type="paragraph" w:styleId="Beschriftung">
    <w:name w:val="caption"/>
    <w:basedOn w:val="Standard"/>
    <w:qFormat/>
    <w:pPr>
      <w:suppressLineNumbers/>
      <w:spacing w:before="120"/>
    </w:pPr>
    <w:rPr>
      <w:i/>
      <w:iCs/>
    </w:rPr>
  </w:style>
  <w:style w:type="paragraph" w:customStyle="1" w:styleId="Verzeichnis">
    <w:name w:val="Verzeichnis"/>
    <w:basedOn w:val="Standard"/>
    <w:qFormat/>
    <w:pPr>
      <w:suppressLineNumbers/>
    </w:pPr>
  </w:style>
  <w:style w:type="paragraph" w:styleId="Titel">
    <w:name w:val="Title"/>
    <w:basedOn w:val="Standard"/>
    <w:next w:val="Standard"/>
    <w:uiPriority w:val="10"/>
    <w:qFormat/>
    <w:pPr>
      <w:keepNext/>
      <w:keepLines/>
      <w:spacing w:before="480"/>
    </w:pPr>
    <w:rPr>
      <w:b/>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customStyle="1" w:styleId="Kopf-Fuzeile">
    <w:name w:val="Kopf-/Fußzeile"/>
    <w:basedOn w:val="Standard"/>
    <w:qFormat/>
  </w:style>
  <w:style w:type="paragraph" w:styleId="Kopfzeile">
    <w:name w:val="header"/>
    <w:basedOn w:val="Standard"/>
    <w:link w:val="KopfzeileZchn"/>
    <w:uiPriority w:val="99"/>
    <w:unhideWhenUsed/>
    <w:rsid w:val="005D114D"/>
    <w:pPr>
      <w:tabs>
        <w:tab w:val="center" w:pos="4536"/>
        <w:tab w:val="right" w:pos="9072"/>
      </w:tabs>
      <w:spacing w:after="0" w:line="240" w:lineRule="auto"/>
    </w:pPr>
  </w:style>
  <w:style w:type="paragraph" w:styleId="Fuzeile">
    <w:name w:val="footer"/>
    <w:basedOn w:val="Standard"/>
    <w:link w:val="FuzeileZchn"/>
    <w:uiPriority w:val="99"/>
    <w:unhideWhenUsed/>
    <w:rsid w:val="005D114D"/>
    <w:pPr>
      <w:tabs>
        <w:tab w:val="center" w:pos="4536"/>
        <w:tab w:val="right" w:pos="9072"/>
      </w:tabs>
      <w:spacing w:after="0" w:line="240" w:lineRule="auto"/>
    </w:pPr>
  </w:style>
  <w:style w:type="paragraph" w:styleId="Verzeichnis1">
    <w:name w:val="toc 1"/>
    <w:basedOn w:val="Standard"/>
    <w:next w:val="Standard"/>
    <w:autoRedefine/>
    <w:uiPriority w:val="39"/>
    <w:unhideWhenUsed/>
    <w:rsid w:val="00645D56"/>
    <w:pPr>
      <w:spacing w:after="100"/>
    </w:pPr>
  </w:style>
  <w:style w:type="paragraph" w:styleId="Verzeichnis2">
    <w:name w:val="toc 2"/>
    <w:basedOn w:val="Standard"/>
    <w:next w:val="Standard"/>
    <w:autoRedefine/>
    <w:uiPriority w:val="39"/>
    <w:unhideWhenUsed/>
    <w:rsid w:val="00645D56"/>
    <w:pPr>
      <w:spacing w:after="100"/>
      <w:ind w:left="240"/>
    </w:pPr>
  </w:style>
  <w:style w:type="paragraph" w:styleId="Verzeichnis3">
    <w:name w:val="toc 3"/>
    <w:basedOn w:val="Standard"/>
    <w:next w:val="Standard"/>
    <w:autoRedefine/>
    <w:uiPriority w:val="39"/>
    <w:unhideWhenUsed/>
    <w:rsid w:val="00645D56"/>
    <w:pPr>
      <w:spacing w:after="100"/>
      <w:ind w:left="480"/>
    </w:pPr>
  </w:style>
  <w:style w:type="paragraph" w:styleId="Verzeichnis4">
    <w:name w:val="toc 4"/>
    <w:basedOn w:val="Standard"/>
    <w:next w:val="Standard"/>
    <w:autoRedefine/>
    <w:uiPriority w:val="39"/>
    <w:unhideWhenUsed/>
    <w:rsid w:val="00645D56"/>
    <w:pPr>
      <w:spacing w:after="100"/>
      <w:ind w:left="720"/>
    </w:pPr>
  </w:style>
  <w:style w:type="paragraph" w:styleId="KeinLeerraum">
    <w:name w:val="No Spacing"/>
    <w:uiPriority w:val="1"/>
    <w:qFormat/>
    <w:rsid w:val="00FF2672"/>
  </w:style>
  <w:style w:type="paragraph" w:styleId="Sprechblasentext">
    <w:name w:val="Balloon Text"/>
    <w:basedOn w:val="Standard"/>
    <w:link w:val="SprechblasentextZchn"/>
    <w:uiPriority w:val="99"/>
    <w:semiHidden/>
    <w:unhideWhenUsed/>
    <w:qFormat/>
    <w:rsid w:val="00373A40"/>
    <w:pPr>
      <w:spacing w:after="0" w:line="240" w:lineRule="auto"/>
    </w:pPr>
    <w:rPr>
      <w:rFonts w:ascii="Segoe UI" w:hAnsi="Segoe UI" w:cs="Segoe UI"/>
      <w:sz w:val="18"/>
      <w:szCs w:val="18"/>
    </w:rPr>
  </w:style>
  <w:style w:type="paragraph" w:styleId="Kommentartext">
    <w:name w:val="annotation text"/>
    <w:basedOn w:val="Standard"/>
    <w:link w:val="KommentartextZchn"/>
    <w:uiPriority w:val="99"/>
    <w:unhideWhenUsed/>
    <w:rsid w:val="006B3DCD"/>
    <w:pPr>
      <w:spacing w:line="240" w:lineRule="auto"/>
    </w:pPr>
    <w:rPr>
      <w:sz w:val="20"/>
      <w:szCs w:val="20"/>
    </w:rPr>
  </w:style>
  <w:style w:type="paragraph" w:styleId="Kommentarthema">
    <w:name w:val="annotation subject"/>
    <w:basedOn w:val="Kommentartext"/>
    <w:next w:val="Kommentartext"/>
    <w:link w:val="KommentarthemaZchn"/>
    <w:uiPriority w:val="99"/>
    <w:semiHidden/>
    <w:unhideWhenUsed/>
    <w:qFormat/>
    <w:rsid w:val="006B3DCD"/>
    <w:rPr>
      <w:b/>
      <w:bCs/>
    </w:rPr>
  </w:style>
  <w:style w:type="paragraph" w:customStyle="1" w:styleId="Rahmeninhalt">
    <w:name w:val="Rahmeninhalt"/>
    <w:basedOn w:val="Standard"/>
    <w:qFormat/>
  </w:style>
  <w:style w:type="paragraph" w:customStyle="1" w:styleId="Kopfzeilelinks">
    <w:name w:val="Kopfzeile links"/>
    <w:basedOn w:val="Kopfzeile"/>
    <w:qFormat/>
  </w:style>
  <w:style w:type="table" w:customStyle="1" w:styleId="TableNormal">
    <w:name w:val="Table Normal"/>
    <w:tblPr>
      <w:tblCellMar>
        <w:top w:w="0" w:type="dxa"/>
        <w:left w:w="0" w:type="dxa"/>
        <w:bottom w:w="0" w:type="dxa"/>
        <w:right w:w="0" w:type="dxa"/>
      </w:tblCellMar>
    </w:tblPr>
  </w:style>
  <w:style w:type="table" w:styleId="Tabellenraster">
    <w:name w:val="Table Grid"/>
    <w:basedOn w:val="NormaleTabelle"/>
    <w:uiPriority w:val="39"/>
    <w:rsid w:val="00F750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erarbeitung">
    <w:name w:val="Revision"/>
    <w:hidden/>
    <w:uiPriority w:val="99"/>
    <w:semiHidden/>
    <w:rsid w:val="00AA70DE"/>
    <w:pPr>
      <w:suppressAutoHyphens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3.xml"/><Relationship Id="rId21" Type="http://schemas.openxmlformats.org/officeDocument/2006/relationships/image" Target="media/image15.png"/><Relationship Id="rId34" Type="http://schemas.openxmlformats.org/officeDocument/2006/relationships/image" Target="media/image25.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8.png"/><Relationship Id="rId32" Type="http://schemas.openxmlformats.org/officeDocument/2006/relationships/image" Target="media/image23.png"/><Relationship Id="rId37" Type="http://schemas.openxmlformats.org/officeDocument/2006/relationships/footer" Target="footer3.xml"/><Relationship Id="rId40"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microsoft.com/office/2011/relationships/commentsExtended" Target="commentsExtended.xml"/><Relationship Id="rId36"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13.png"/><Relationship Id="rId31" Type="http://schemas.openxmlformats.org/officeDocument/2006/relationships/image" Target="media/image22.png"/><Relationship Id="rId44" Type="http://schemas.microsoft.com/office/2018/08/relationships/commentsExtensible" Target="commentsExtensi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comments" Target="comments.xml"/><Relationship Id="rId30" Type="http://schemas.microsoft.com/office/2016/09/relationships/commentsIds" Target="commentsIds.xml"/><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4.png"/><Relationship Id="rId38" Type="http://schemas.openxmlformats.org/officeDocument/2006/relationships/footer" Target="footer4.xml"/></Relationships>
</file>

<file path=word/_rels/head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image" Target="media/image1.png"/><Relationship Id="rId4" Type="http://schemas.openxmlformats.org/officeDocument/2006/relationships/image" Target="media/image6.png"/></Relationships>
</file>

<file path=word/_rels/header2.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 Id="rId5" Type="http://schemas.openxmlformats.org/officeDocument/2006/relationships/image" Target="media/image1.png"/><Relationship Id="rId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B60A2E-EC14-4F44-B849-1A8CF2186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2316</Words>
  <Characters>14593</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Stellmacher</dc:creator>
  <dc:description/>
  <cp:lastModifiedBy>Mike Stellmacher</cp:lastModifiedBy>
  <cp:revision>7</cp:revision>
  <dcterms:created xsi:type="dcterms:W3CDTF">2025-01-15T06:14:00Z</dcterms:created>
  <dcterms:modified xsi:type="dcterms:W3CDTF">2025-01-15T06:18:00Z</dcterms:modified>
  <dc:language>de-DE</dc:language>
</cp:coreProperties>
</file>